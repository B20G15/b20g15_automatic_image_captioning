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C4E936" w14:textId="59CC7035" w:rsidR="00A37815" w:rsidRPr="00A37815" w:rsidRDefault="00A01A97" w:rsidP="00A37815">
      <w:pPr>
        <w:widowControl/>
        <w:suppressAutoHyphens w:val="0"/>
        <w:spacing w:after="160" w:line="259" w:lineRule="auto"/>
        <w:jc w:val="center"/>
        <w:rPr>
          <w:rFonts w:ascii="Calibri" w:eastAsia="Calibri" w:hAnsi="Calibri" w:cs="Times New Roman"/>
          <w:kern w:val="2"/>
          <w:sz w:val="22"/>
          <w:szCs w:val="22"/>
          <w:lang w:eastAsia="en-US" w:bidi="ar-SA"/>
        </w:rPr>
      </w:pPr>
      <w:r>
        <w:rPr>
          <w:rFonts w:ascii="Calibri" w:eastAsia="Calibri" w:hAnsi="Calibri" w:cs="Times New Roman"/>
          <w:noProof/>
          <w:kern w:val="2"/>
          <w:sz w:val="22"/>
          <w:szCs w:val="22"/>
          <w:lang w:eastAsia="en-US" w:bidi="ar-SA"/>
        </w:rPr>
        <w:drawing>
          <wp:inline distT="0" distB="0" distL="0" distR="0" wp14:anchorId="0C3853DB" wp14:editId="3ABE9061">
            <wp:extent cx="4970018" cy="2813539"/>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3175" cy="2815326"/>
                    </a:xfrm>
                    <a:prstGeom prst="rect">
                      <a:avLst/>
                    </a:prstGeom>
                    <a:noFill/>
                    <a:ln>
                      <a:noFill/>
                    </a:ln>
                  </pic:spPr>
                </pic:pic>
              </a:graphicData>
            </a:graphic>
          </wp:inline>
        </w:drawing>
      </w:r>
    </w:p>
    <w:p w14:paraId="3A339C73" w14:textId="12F986B6" w:rsidR="00A37815" w:rsidRPr="00A37815" w:rsidRDefault="00FC6D4C" w:rsidP="00A37815">
      <w:pPr>
        <w:widowControl/>
        <w:suppressAutoHyphens w:val="0"/>
        <w:spacing w:after="160" w:line="259" w:lineRule="auto"/>
        <w:rPr>
          <w:rFonts w:ascii="Calibri" w:eastAsia="Calibri" w:hAnsi="Calibri" w:cs="Times New Roman"/>
          <w:kern w:val="2"/>
          <w:sz w:val="22"/>
          <w:szCs w:val="22"/>
          <w:lang w:eastAsia="en-US" w:bidi="ar-SA"/>
        </w:rPr>
      </w:pPr>
      <w:r>
        <w:rPr>
          <w:noProof/>
        </w:rPr>
        <mc:AlternateContent>
          <mc:Choice Requires="wps">
            <w:drawing>
              <wp:anchor distT="0" distB="0" distL="114300" distR="114300" simplePos="0" relativeHeight="251655680" behindDoc="0" locked="0" layoutInCell="1" allowOverlap="1" wp14:anchorId="61E54C74" wp14:editId="09B1A559">
                <wp:simplePos x="0" y="0"/>
                <wp:positionH relativeFrom="margin">
                  <wp:align>left</wp:align>
                </wp:positionH>
                <wp:positionV relativeFrom="paragraph">
                  <wp:posOffset>6440</wp:posOffset>
                </wp:positionV>
                <wp:extent cx="5720080" cy="1212215"/>
                <wp:effectExtent l="0" t="0" r="0" b="698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0080" cy="1212215"/>
                        </a:xfrm>
                        <a:prstGeom prst="rect">
                          <a:avLst/>
                        </a:prstGeom>
                        <a:solidFill>
                          <a:sysClr val="window" lastClr="FFFFFF"/>
                        </a:solidFill>
                        <a:ln w="6350">
                          <a:noFill/>
                        </a:ln>
                      </wps:spPr>
                      <wps:txbx>
                        <w:txbxContent>
                          <w:p w14:paraId="2D8FE381" w14:textId="68FEDF78" w:rsidR="00A37815" w:rsidRPr="00A37815" w:rsidRDefault="00A37815" w:rsidP="00A37815">
                            <w:pPr>
                              <w:jc w:val="center"/>
                              <w:rPr>
                                <w:rFonts w:ascii="Calibri" w:hAnsi="Calibri" w:cs="Calibri"/>
                                <w:color w:val="000000"/>
                                <w:sz w:val="96"/>
                                <w:szCs w:val="96"/>
                                <w:lang w:val="en-US"/>
                              </w:rPr>
                            </w:pPr>
                            <w:r w:rsidRPr="00A37815">
                              <w:rPr>
                                <w:rFonts w:ascii="Calibri" w:hAnsi="Calibri" w:cs="Calibri"/>
                                <w:sz w:val="72"/>
                                <w:szCs w:val="72"/>
                              </w:rPr>
                              <w:t xml:space="preserve">Automatic Image </w:t>
                            </w:r>
                            <w:r w:rsidR="00FC6D4C">
                              <w:rPr>
                                <w:rFonts w:ascii="Calibri" w:hAnsi="Calibri" w:cs="Calibri"/>
                                <w:sz w:val="72"/>
                                <w:szCs w:val="72"/>
                              </w:rPr>
                              <w:t>C</w:t>
                            </w:r>
                            <w:r w:rsidRPr="00A37815">
                              <w:rPr>
                                <w:rFonts w:ascii="Calibri" w:hAnsi="Calibri" w:cs="Calibri"/>
                                <w:sz w:val="72"/>
                                <w:szCs w:val="72"/>
                              </w:rPr>
                              <w:t>aptioning</w:t>
                            </w:r>
                          </w:p>
                          <w:p w14:paraId="0417AA80" w14:textId="27203AA2" w:rsidR="00A37815" w:rsidRPr="00A37815" w:rsidRDefault="00A37815" w:rsidP="00A37815">
                            <w:pPr>
                              <w:jc w:val="center"/>
                              <w:rPr>
                                <w:rFonts w:ascii="Calibri" w:hAnsi="Calibri" w:cs="Calibri"/>
                                <w:color w:val="000000"/>
                                <w:sz w:val="48"/>
                                <w:szCs w:val="48"/>
                                <w:lang w:val="en-US"/>
                              </w:rPr>
                            </w:pPr>
                            <w:r w:rsidRPr="00A37815">
                              <w:rPr>
                                <w:rFonts w:ascii="Calibri" w:hAnsi="Calibri" w:cs="Calibri"/>
                                <w:color w:val="000000"/>
                                <w:sz w:val="48"/>
                                <w:szCs w:val="48"/>
                                <w:lang w:val="en-US"/>
                              </w:rPr>
                              <w:t xml:space="preserve">Group </w:t>
                            </w:r>
                            <w:r w:rsidR="00FC6D4C">
                              <w:rPr>
                                <w:rFonts w:ascii="Calibri" w:hAnsi="Calibri" w:cs="Calibri"/>
                                <w:color w:val="000000"/>
                                <w:sz w:val="48"/>
                                <w:szCs w:val="48"/>
                                <w:lang w:val="en-US"/>
                              </w:rPr>
                              <w:t>–</w:t>
                            </w:r>
                            <w:r w:rsidRPr="00A37815">
                              <w:rPr>
                                <w:rFonts w:ascii="Calibri" w:hAnsi="Calibri" w:cs="Calibri"/>
                                <w:color w:val="000000"/>
                                <w:sz w:val="48"/>
                                <w:szCs w:val="48"/>
                                <w:lang w:val="en-US"/>
                              </w:rPr>
                              <w:t xml:space="preserve"> 15</w:t>
                            </w:r>
                            <w:r w:rsidR="00FC6D4C">
                              <w:rPr>
                                <w:rFonts w:ascii="Calibri" w:hAnsi="Calibri" w:cs="Calibri"/>
                                <w:color w:val="000000"/>
                                <w:sz w:val="48"/>
                                <w:szCs w:val="48"/>
                                <w:lang w:val="en-US"/>
                              </w:rPr>
                              <w:t xml:space="preserve"> / Cohort – 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E54C74" id="_x0000_t202" coordsize="21600,21600" o:spt="202" path="m,l,21600r21600,l21600,xe">
                <v:stroke joinstyle="miter"/>
                <v:path gradientshapeok="t" o:connecttype="rect"/>
              </v:shapetype>
              <v:shape id="Text Box 18" o:spid="_x0000_s1026" type="#_x0000_t202" style="position:absolute;margin-left:0;margin-top:.5pt;width:450.4pt;height:95.45pt;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" fillcolor="window" stroked="f" strokeweight=".5pt">
                <v:textbox>
                  <w:txbxContent>
                    <w:p w14:paraId="2D8FE381" w14:textId="68FEDF78" w:rsidR="00A37815" w:rsidRPr="00A37815" w:rsidRDefault="00A37815" w:rsidP="00A37815">
                      <w:pPr>
                        <w:jc w:val="center"/>
                        <w:rPr>
                          <w:rFonts w:ascii="Calibri" w:hAnsi="Calibri" w:cs="Calibri"/>
                          <w:color w:val="000000"/>
                          <w:sz w:val="96"/>
                          <w:szCs w:val="96"/>
                          <w:lang w:val="en-US"/>
                        </w:rPr>
                      </w:pPr>
                      <w:r w:rsidRPr="00A37815">
                        <w:rPr>
                          <w:rFonts w:ascii="Calibri" w:hAnsi="Calibri" w:cs="Calibri"/>
                          <w:sz w:val="72"/>
                          <w:szCs w:val="72"/>
                        </w:rPr>
                        <w:t xml:space="preserve">Automatic Image </w:t>
                      </w:r>
                      <w:r w:rsidR="00FC6D4C">
                        <w:rPr>
                          <w:rFonts w:ascii="Calibri" w:hAnsi="Calibri" w:cs="Calibri"/>
                          <w:sz w:val="72"/>
                          <w:szCs w:val="72"/>
                        </w:rPr>
                        <w:t>C</w:t>
                      </w:r>
                      <w:r w:rsidRPr="00A37815">
                        <w:rPr>
                          <w:rFonts w:ascii="Calibri" w:hAnsi="Calibri" w:cs="Calibri"/>
                          <w:sz w:val="72"/>
                          <w:szCs w:val="72"/>
                        </w:rPr>
                        <w:t>aptioning</w:t>
                      </w:r>
                    </w:p>
                    <w:p w14:paraId="0417AA80" w14:textId="27203AA2" w:rsidR="00A37815" w:rsidRPr="00A37815" w:rsidRDefault="00A37815" w:rsidP="00A37815">
                      <w:pPr>
                        <w:jc w:val="center"/>
                        <w:rPr>
                          <w:rFonts w:ascii="Calibri" w:hAnsi="Calibri" w:cs="Calibri"/>
                          <w:color w:val="000000"/>
                          <w:sz w:val="48"/>
                          <w:szCs w:val="48"/>
                          <w:lang w:val="en-US"/>
                        </w:rPr>
                      </w:pPr>
                      <w:r w:rsidRPr="00A37815">
                        <w:rPr>
                          <w:rFonts w:ascii="Calibri" w:hAnsi="Calibri" w:cs="Calibri"/>
                          <w:color w:val="000000"/>
                          <w:sz w:val="48"/>
                          <w:szCs w:val="48"/>
                          <w:lang w:val="en-US"/>
                        </w:rPr>
                        <w:t xml:space="preserve">Group </w:t>
                      </w:r>
                      <w:r w:rsidR="00FC6D4C">
                        <w:rPr>
                          <w:rFonts w:ascii="Calibri" w:hAnsi="Calibri" w:cs="Calibri"/>
                          <w:color w:val="000000"/>
                          <w:sz w:val="48"/>
                          <w:szCs w:val="48"/>
                          <w:lang w:val="en-US"/>
                        </w:rPr>
                        <w:t>–</w:t>
                      </w:r>
                      <w:r w:rsidRPr="00A37815">
                        <w:rPr>
                          <w:rFonts w:ascii="Calibri" w:hAnsi="Calibri" w:cs="Calibri"/>
                          <w:color w:val="000000"/>
                          <w:sz w:val="48"/>
                          <w:szCs w:val="48"/>
                          <w:lang w:val="en-US"/>
                        </w:rPr>
                        <w:t xml:space="preserve"> 15</w:t>
                      </w:r>
                      <w:r w:rsidR="00FC6D4C">
                        <w:rPr>
                          <w:rFonts w:ascii="Calibri" w:hAnsi="Calibri" w:cs="Calibri"/>
                          <w:color w:val="000000"/>
                          <w:sz w:val="48"/>
                          <w:szCs w:val="48"/>
                          <w:lang w:val="en-US"/>
                        </w:rPr>
                        <w:t xml:space="preserve"> / Cohort – 20 </w:t>
                      </w:r>
                    </w:p>
                  </w:txbxContent>
                </v:textbox>
                <w10:wrap anchorx="margin"/>
              </v:shape>
            </w:pict>
          </mc:Fallback>
        </mc:AlternateContent>
      </w:r>
    </w:p>
    <w:p w14:paraId="6905CDD4" w14:textId="620D63EE" w:rsidR="00A37815" w:rsidRPr="00A37815" w:rsidRDefault="00A37815" w:rsidP="00A37815">
      <w:pPr>
        <w:widowControl/>
        <w:suppressAutoHyphens w:val="0"/>
        <w:spacing w:after="160" w:line="259" w:lineRule="auto"/>
        <w:rPr>
          <w:rFonts w:ascii="Calibri" w:eastAsia="Calibri" w:hAnsi="Calibri" w:cs="Times New Roman"/>
          <w:kern w:val="2"/>
          <w:sz w:val="22"/>
          <w:szCs w:val="22"/>
          <w:lang w:eastAsia="en-US" w:bidi="ar-SA"/>
        </w:rPr>
      </w:pPr>
    </w:p>
    <w:p w14:paraId="1EB626FE" w14:textId="77777777" w:rsidR="00A37815" w:rsidRPr="00A37815" w:rsidRDefault="00A37815" w:rsidP="00A37815">
      <w:pPr>
        <w:widowControl/>
        <w:suppressAutoHyphens w:val="0"/>
        <w:spacing w:after="160" w:line="259" w:lineRule="auto"/>
        <w:rPr>
          <w:rFonts w:ascii="Calibri" w:eastAsia="Calibri" w:hAnsi="Calibri" w:cs="Times New Roman"/>
          <w:kern w:val="2"/>
          <w:sz w:val="22"/>
          <w:szCs w:val="22"/>
          <w:lang w:eastAsia="en-US" w:bidi="ar-SA"/>
        </w:rPr>
      </w:pPr>
    </w:p>
    <w:p w14:paraId="4D02A41B" w14:textId="77777777" w:rsidR="00A37815" w:rsidRPr="00A37815" w:rsidRDefault="00A37815" w:rsidP="00A37815">
      <w:pPr>
        <w:widowControl/>
        <w:suppressAutoHyphens w:val="0"/>
        <w:spacing w:after="160" w:line="259" w:lineRule="auto"/>
        <w:rPr>
          <w:rFonts w:ascii="Calibri" w:eastAsia="Calibri" w:hAnsi="Calibri" w:cs="Times New Roman"/>
          <w:kern w:val="2"/>
          <w:sz w:val="22"/>
          <w:szCs w:val="22"/>
          <w:lang w:eastAsia="en-US" w:bidi="ar-SA"/>
        </w:rPr>
      </w:pPr>
    </w:p>
    <w:p w14:paraId="795E84BC" w14:textId="0122FFE4" w:rsidR="00A37815" w:rsidRPr="00A37815" w:rsidRDefault="00FC6D4C" w:rsidP="00A37815">
      <w:pPr>
        <w:widowControl/>
        <w:suppressAutoHyphens w:val="0"/>
        <w:spacing w:after="160" w:line="259" w:lineRule="auto"/>
        <w:rPr>
          <w:rFonts w:ascii="Calibri" w:eastAsia="Calibri" w:hAnsi="Calibri" w:cs="Times New Roman"/>
          <w:kern w:val="2"/>
          <w:sz w:val="22"/>
          <w:szCs w:val="22"/>
          <w:lang w:eastAsia="en-US" w:bidi="ar-SA"/>
        </w:rPr>
      </w:pPr>
      <w:r>
        <w:rPr>
          <w:noProof/>
        </w:rPr>
        <mc:AlternateContent>
          <mc:Choice Requires="wps">
            <w:drawing>
              <wp:anchor distT="0" distB="0" distL="114300" distR="114300" simplePos="0" relativeHeight="251653632" behindDoc="0" locked="0" layoutInCell="1" allowOverlap="1" wp14:anchorId="4D287D71" wp14:editId="369E6158">
                <wp:simplePos x="0" y="0"/>
                <wp:positionH relativeFrom="margin">
                  <wp:posOffset>17417</wp:posOffset>
                </wp:positionH>
                <wp:positionV relativeFrom="paragraph">
                  <wp:posOffset>103541</wp:posOffset>
                </wp:positionV>
                <wp:extent cx="5768801" cy="0"/>
                <wp:effectExtent l="0" t="19050" r="22860"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8801" cy="0"/>
                        </a:xfrm>
                        <a:prstGeom prst="line">
                          <a:avLst/>
                        </a:prstGeom>
                        <a:noFill/>
                        <a:ln w="38100" cap="flat" cmpd="sng" algn="ctr">
                          <a:solidFill>
                            <a:srgbClr val="ED7D31"/>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359800A8" id="Straight Connector 16"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1.35pt,8.15pt" to="455.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" strokecolor="#ed7d31" strokeweight="3pt">
                <v:stroke joinstyle="miter"/>
                <o:lock v:ext="edit" shapetype="f"/>
                <w10:wrap anchorx="margin"/>
              </v:line>
            </w:pict>
          </mc:Fallback>
        </mc:AlternateContent>
      </w:r>
      <w:r w:rsidR="00A01A97">
        <w:rPr>
          <w:noProof/>
        </w:rPr>
        <mc:AlternateContent>
          <mc:Choice Requires="wps">
            <w:drawing>
              <wp:anchor distT="0" distB="0" distL="114300" distR="114300" simplePos="0" relativeHeight="251654656" behindDoc="0" locked="0" layoutInCell="1" allowOverlap="1" wp14:anchorId="34B2DF2C" wp14:editId="55E18EEB">
                <wp:simplePos x="0" y="0"/>
                <wp:positionH relativeFrom="margin">
                  <wp:posOffset>205105</wp:posOffset>
                </wp:positionH>
                <wp:positionV relativeFrom="paragraph">
                  <wp:posOffset>285750</wp:posOffset>
                </wp:positionV>
                <wp:extent cx="5773420" cy="152019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3420" cy="1520190"/>
                        </a:xfrm>
                        <a:prstGeom prst="rect">
                          <a:avLst/>
                        </a:prstGeom>
                        <a:solidFill>
                          <a:sysClr val="window" lastClr="FFFFFF"/>
                        </a:solidFill>
                        <a:ln w="6350">
                          <a:noFill/>
                        </a:ln>
                      </wps:spPr>
                      <wps:txbx>
                        <w:txbxContent>
                          <w:p w14:paraId="38A20435" w14:textId="77777777" w:rsidR="00F867BA" w:rsidRDefault="00F867BA" w:rsidP="00F867BA">
                            <w:pPr>
                              <w:pStyle w:val="NoSpacing"/>
                              <w:rPr>
                                <w:rFonts w:ascii="Calibri" w:hAnsi="Calibri" w:cs="Calibri"/>
                                <w:color w:val="000000"/>
                                <w:sz w:val="36"/>
                                <w:szCs w:val="36"/>
                              </w:rPr>
                            </w:pPr>
                            <w:r>
                              <w:rPr>
                                <w:rFonts w:ascii="Calibri" w:hAnsi="Calibri" w:cs="Calibri"/>
                                <w:caps/>
                                <w:color w:val="ED7D31"/>
                                <w:sz w:val="36"/>
                                <w:szCs w:val="36"/>
                                <w:lang w:val="en-US"/>
                              </w:rPr>
                              <w:t>Guide:</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sidR="00AD1709" w:rsidRPr="00AD1709">
                              <w:rPr>
                                <w:rFonts w:ascii="Calibri" w:hAnsi="Calibri" w:cs="Calibri"/>
                                <w:color w:val="000000"/>
                                <w:sz w:val="36"/>
                                <w:szCs w:val="36"/>
                              </w:rPr>
                              <w:t>Prof.</w:t>
                            </w:r>
                            <w:r w:rsidR="00AD1709">
                              <w:rPr>
                                <w:rFonts w:ascii="Calibri" w:hAnsi="Calibri" w:cs="Calibri"/>
                                <w:caps/>
                                <w:color w:val="ED7D31"/>
                                <w:sz w:val="36"/>
                                <w:szCs w:val="36"/>
                                <w:lang w:val="en-US"/>
                              </w:rPr>
                              <w:t xml:space="preserve"> </w:t>
                            </w:r>
                            <w:r w:rsidRPr="00F867BA">
                              <w:rPr>
                                <w:rFonts w:ascii="Calibri" w:hAnsi="Calibri" w:cs="Calibri"/>
                                <w:color w:val="000000"/>
                                <w:sz w:val="36"/>
                                <w:szCs w:val="36"/>
                              </w:rPr>
                              <w:t>Vineet Gandhi</w:t>
                            </w:r>
                          </w:p>
                          <w:p w14:paraId="3A882518" w14:textId="77777777" w:rsidR="00F867BA" w:rsidRDefault="00F867BA" w:rsidP="00F867BA">
                            <w:pPr>
                              <w:pStyle w:val="NoSpacing"/>
                              <w:rPr>
                                <w:rFonts w:ascii="Calibri" w:hAnsi="Calibri" w:cs="Calibri"/>
                                <w:caps/>
                                <w:color w:val="ED7D31"/>
                                <w:sz w:val="36"/>
                                <w:szCs w:val="36"/>
                                <w:lang w:val="en-US"/>
                              </w:rPr>
                            </w:pPr>
                            <w:r>
                              <w:rPr>
                                <w:rFonts w:ascii="Calibri" w:hAnsi="Calibri" w:cs="Calibri"/>
                                <w:caps/>
                                <w:color w:val="ED7D31"/>
                                <w:sz w:val="36"/>
                                <w:szCs w:val="36"/>
                                <w:lang w:val="en-US"/>
                              </w:rPr>
                              <w:t>Mentor:</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Pr>
                                <w:rFonts w:ascii="Calibri" w:hAnsi="Calibri" w:cs="Calibri"/>
                                <w:color w:val="000000"/>
                                <w:sz w:val="36"/>
                                <w:szCs w:val="36"/>
                              </w:rPr>
                              <w:t xml:space="preserve">Brahmani </w:t>
                            </w:r>
                            <w:r w:rsidR="009A659C" w:rsidRPr="009A659C">
                              <w:rPr>
                                <w:rFonts w:ascii="Calibri" w:hAnsi="Calibri" w:cs="Calibri"/>
                                <w:color w:val="000000"/>
                                <w:sz w:val="36"/>
                                <w:szCs w:val="36"/>
                              </w:rPr>
                              <w:t>Nutakki</w:t>
                            </w:r>
                          </w:p>
                          <w:p w14:paraId="1403DA45" w14:textId="77777777" w:rsidR="00AD1709" w:rsidRDefault="00A37815" w:rsidP="00F867BA">
                            <w:pPr>
                              <w:pStyle w:val="NoSpacing"/>
                              <w:rPr>
                                <w:rFonts w:ascii="Calibri" w:hAnsi="Calibri" w:cs="Calibri"/>
                                <w:color w:val="000000"/>
                                <w:sz w:val="36"/>
                                <w:szCs w:val="36"/>
                              </w:rPr>
                            </w:pPr>
                            <w:r w:rsidRPr="00A37815">
                              <w:rPr>
                                <w:rFonts w:ascii="Calibri" w:hAnsi="Calibri" w:cs="Calibri"/>
                                <w:caps/>
                                <w:color w:val="ED7D31"/>
                                <w:sz w:val="36"/>
                                <w:szCs w:val="36"/>
                                <w:lang w:val="en-US"/>
                              </w:rPr>
                              <w:t>Team:</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sidRPr="00A37815">
                              <w:rPr>
                                <w:rFonts w:ascii="Calibri" w:hAnsi="Calibri" w:cs="Calibri"/>
                                <w:color w:val="000000"/>
                                <w:sz w:val="36"/>
                                <w:szCs w:val="36"/>
                              </w:rPr>
                              <w:t xml:space="preserve">Hanumanth Sangewar, </w:t>
                            </w:r>
                          </w:p>
                          <w:p w14:paraId="72D946A8" w14:textId="77777777" w:rsidR="00AD1709" w:rsidRDefault="00A37815" w:rsidP="00AD1709">
                            <w:pPr>
                              <w:pStyle w:val="NoSpacing"/>
                              <w:ind w:left="1418" w:firstLine="709"/>
                              <w:rPr>
                                <w:rFonts w:ascii="Calibri" w:hAnsi="Calibri" w:cs="Calibri"/>
                                <w:color w:val="000000"/>
                                <w:sz w:val="36"/>
                                <w:szCs w:val="36"/>
                              </w:rPr>
                            </w:pPr>
                            <w:r w:rsidRPr="00A37815">
                              <w:rPr>
                                <w:rFonts w:ascii="Calibri" w:hAnsi="Calibri" w:cs="Calibri"/>
                                <w:color w:val="000000"/>
                                <w:sz w:val="36"/>
                                <w:szCs w:val="36"/>
                              </w:rPr>
                              <w:t xml:space="preserve">Raheem Baig, </w:t>
                            </w:r>
                          </w:p>
                          <w:p w14:paraId="147880B6" w14:textId="77777777" w:rsidR="00A37815" w:rsidRPr="00A37815" w:rsidRDefault="00A37815" w:rsidP="00AD1709">
                            <w:pPr>
                              <w:pStyle w:val="NoSpacing"/>
                              <w:ind w:left="1418" w:firstLine="709"/>
                              <w:rPr>
                                <w:rFonts w:ascii="Calibri" w:hAnsi="Calibri" w:cs="Calibri"/>
                                <w:color w:val="000000"/>
                                <w:sz w:val="36"/>
                                <w:szCs w:val="36"/>
                              </w:rPr>
                            </w:pPr>
                            <w:r w:rsidRPr="00A37815">
                              <w:rPr>
                                <w:rFonts w:ascii="Calibri" w:hAnsi="Calibri" w:cs="Calibri"/>
                                <w:color w:val="000000"/>
                                <w:sz w:val="36"/>
                                <w:szCs w:val="36"/>
                              </w:rPr>
                              <w:t>Ritesh K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DF2C" id="Text Box 17" o:spid="_x0000_s1027" type="#_x0000_t202" style="position:absolute;margin-left:16.15pt;margin-top:22.5pt;width:454.6pt;height:119.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" fillcolor="window" stroked="f" strokeweight=".5pt">
                <v:textbox>
                  <w:txbxContent>
                    <w:p w14:paraId="38A20435" w14:textId="77777777" w:rsidR="00F867BA" w:rsidRDefault="00F867BA" w:rsidP="00F867BA">
                      <w:pPr>
                        <w:pStyle w:val="NoSpacing"/>
                        <w:rPr>
                          <w:rFonts w:ascii="Calibri" w:hAnsi="Calibri" w:cs="Calibri"/>
                          <w:color w:val="000000"/>
                          <w:sz w:val="36"/>
                          <w:szCs w:val="36"/>
                        </w:rPr>
                      </w:pPr>
                      <w:r>
                        <w:rPr>
                          <w:rFonts w:ascii="Calibri" w:hAnsi="Calibri" w:cs="Calibri"/>
                          <w:caps/>
                          <w:color w:val="ED7D31"/>
                          <w:sz w:val="36"/>
                          <w:szCs w:val="36"/>
                          <w:lang w:val="en-US"/>
                        </w:rPr>
                        <w:t>Guide:</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sidR="00AD1709" w:rsidRPr="00AD1709">
                        <w:rPr>
                          <w:rFonts w:ascii="Calibri" w:hAnsi="Calibri" w:cs="Calibri"/>
                          <w:color w:val="000000"/>
                          <w:sz w:val="36"/>
                          <w:szCs w:val="36"/>
                        </w:rPr>
                        <w:t>Prof.</w:t>
                      </w:r>
                      <w:r w:rsidR="00AD1709">
                        <w:rPr>
                          <w:rFonts w:ascii="Calibri" w:hAnsi="Calibri" w:cs="Calibri"/>
                          <w:caps/>
                          <w:color w:val="ED7D31"/>
                          <w:sz w:val="36"/>
                          <w:szCs w:val="36"/>
                          <w:lang w:val="en-US"/>
                        </w:rPr>
                        <w:t xml:space="preserve"> </w:t>
                      </w:r>
                      <w:r w:rsidRPr="00F867BA">
                        <w:rPr>
                          <w:rFonts w:ascii="Calibri" w:hAnsi="Calibri" w:cs="Calibri"/>
                          <w:color w:val="000000"/>
                          <w:sz w:val="36"/>
                          <w:szCs w:val="36"/>
                        </w:rPr>
                        <w:t>Vineet Gandhi</w:t>
                      </w:r>
                    </w:p>
                    <w:p w14:paraId="3A882518" w14:textId="77777777" w:rsidR="00F867BA" w:rsidRDefault="00F867BA" w:rsidP="00F867BA">
                      <w:pPr>
                        <w:pStyle w:val="NoSpacing"/>
                        <w:rPr>
                          <w:rFonts w:ascii="Calibri" w:hAnsi="Calibri" w:cs="Calibri"/>
                          <w:caps/>
                          <w:color w:val="ED7D31"/>
                          <w:sz w:val="36"/>
                          <w:szCs w:val="36"/>
                          <w:lang w:val="en-US"/>
                        </w:rPr>
                      </w:pPr>
                      <w:r>
                        <w:rPr>
                          <w:rFonts w:ascii="Calibri" w:hAnsi="Calibri" w:cs="Calibri"/>
                          <w:caps/>
                          <w:color w:val="ED7D31"/>
                          <w:sz w:val="36"/>
                          <w:szCs w:val="36"/>
                          <w:lang w:val="en-US"/>
                        </w:rPr>
                        <w:t>Mentor:</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Pr>
                          <w:rFonts w:ascii="Calibri" w:hAnsi="Calibri" w:cs="Calibri"/>
                          <w:color w:val="000000"/>
                          <w:sz w:val="36"/>
                          <w:szCs w:val="36"/>
                        </w:rPr>
                        <w:t xml:space="preserve">Brahmani </w:t>
                      </w:r>
                      <w:r w:rsidR="009A659C" w:rsidRPr="009A659C">
                        <w:rPr>
                          <w:rFonts w:ascii="Calibri" w:hAnsi="Calibri" w:cs="Calibri"/>
                          <w:color w:val="000000"/>
                          <w:sz w:val="36"/>
                          <w:szCs w:val="36"/>
                        </w:rPr>
                        <w:t>Nutakki</w:t>
                      </w:r>
                    </w:p>
                    <w:p w14:paraId="1403DA45" w14:textId="77777777" w:rsidR="00AD1709" w:rsidRDefault="00A37815" w:rsidP="00F867BA">
                      <w:pPr>
                        <w:pStyle w:val="NoSpacing"/>
                        <w:rPr>
                          <w:rFonts w:ascii="Calibri" w:hAnsi="Calibri" w:cs="Calibri"/>
                          <w:color w:val="000000"/>
                          <w:sz w:val="36"/>
                          <w:szCs w:val="36"/>
                        </w:rPr>
                      </w:pPr>
                      <w:r w:rsidRPr="00A37815">
                        <w:rPr>
                          <w:rFonts w:ascii="Calibri" w:hAnsi="Calibri" w:cs="Calibri"/>
                          <w:caps/>
                          <w:color w:val="ED7D31"/>
                          <w:sz w:val="36"/>
                          <w:szCs w:val="36"/>
                          <w:lang w:val="en-US"/>
                        </w:rPr>
                        <w:t>Team:</w:t>
                      </w:r>
                      <w:r w:rsidR="00AD1709">
                        <w:rPr>
                          <w:rFonts w:ascii="Calibri" w:hAnsi="Calibri" w:cs="Calibri"/>
                          <w:caps/>
                          <w:color w:val="ED7D31"/>
                          <w:sz w:val="36"/>
                          <w:szCs w:val="36"/>
                          <w:lang w:val="en-US"/>
                        </w:rPr>
                        <w:tab/>
                      </w:r>
                      <w:r w:rsidR="00AD1709">
                        <w:rPr>
                          <w:rFonts w:ascii="Calibri" w:hAnsi="Calibri" w:cs="Calibri"/>
                          <w:caps/>
                          <w:color w:val="ED7D31"/>
                          <w:sz w:val="36"/>
                          <w:szCs w:val="36"/>
                          <w:lang w:val="en-US"/>
                        </w:rPr>
                        <w:tab/>
                      </w:r>
                      <w:r w:rsidRPr="00A37815">
                        <w:rPr>
                          <w:rFonts w:ascii="Calibri" w:hAnsi="Calibri" w:cs="Calibri"/>
                          <w:color w:val="000000"/>
                          <w:sz w:val="36"/>
                          <w:szCs w:val="36"/>
                        </w:rPr>
                        <w:t xml:space="preserve">Hanumanth Sangewar, </w:t>
                      </w:r>
                    </w:p>
                    <w:p w14:paraId="72D946A8" w14:textId="77777777" w:rsidR="00AD1709" w:rsidRDefault="00A37815" w:rsidP="00AD1709">
                      <w:pPr>
                        <w:pStyle w:val="NoSpacing"/>
                        <w:ind w:left="1418" w:firstLine="709"/>
                        <w:rPr>
                          <w:rFonts w:ascii="Calibri" w:hAnsi="Calibri" w:cs="Calibri"/>
                          <w:color w:val="000000"/>
                          <w:sz w:val="36"/>
                          <w:szCs w:val="36"/>
                        </w:rPr>
                      </w:pPr>
                      <w:r w:rsidRPr="00A37815">
                        <w:rPr>
                          <w:rFonts w:ascii="Calibri" w:hAnsi="Calibri" w:cs="Calibri"/>
                          <w:color w:val="000000"/>
                          <w:sz w:val="36"/>
                          <w:szCs w:val="36"/>
                        </w:rPr>
                        <w:t xml:space="preserve">Raheem Baig, </w:t>
                      </w:r>
                    </w:p>
                    <w:p w14:paraId="147880B6" w14:textId="77777777" w:rsidR="00A37815" w:rsidRPr="00A37815" w:rsidRDefault="00A37815" w:rsidP="00AD1709">
                      <w:pPr>
                        <w:pStyle w:val="NoSpacing"/>
                        <w:ind w:left="1418" w:firstLine="709"/>
                        <w:rPr>
                          <w:rFonts w:ascii="Calibri" w:hAnsi="Calibri" w:cs="Calibri"/>
                          <w:color w:val="000000"/>
                          <w:sz w:val="36"/>
                          <w:szCs w:val="36"/>
                        </w:rPr>
                      </w:pPr>
                      <w:r w:rsidRPr="00A37815">
                        <w:rPr>
                          <w:rFonts w:ascii="Calibri" w:hAnsi="Calibri" w:cs="Calibri"/>
                          <w:color w:val="000000"/>
                          <w:sz w:val="36"/>
                          <w:szCs w:val="36"/>
                        </w:rPr>
                        <w:t>Ritesh K Singh</w:t>
                      </w:r>
                    </w:p>
                  </w:txbxContent>
                </v:textbox>
                <w10:wrap anchorx="margin"/>
              </v:shape>
            </w:pict>
          </mc:Fallback>
        </mc:AlternateContent>
      </w:r>
    </w:p>
    <w:p w14:paraId="3A1713D6" w14:textId="77777777" w:rsidR="00A37815" w:rsidRPr="00A37815" w:rsidRDefault="00A37815" w:rsidP="00A37815">
      <w:pPr>
        <w:widowControl/>
        <w:suppressAutoHyphens w:val="0"/>
        <w:spacing w:after="160" w:line="259" w:lineRule="auto"/>
        <w:rPr>
          <w:rFonts w:ascii="Calibri" w:eastAsia="Calibri" w:hAnsi="Calibri" w:cs="Times New Roman"/>
          <w:kern w:val="2"/>
          <w:sz w:val="22"/>
          <w:szCs w:val="22"/>
          <w:lang w:eastAsia="en-US" w:bidi="ar-SA"/>
        </w:rPr>
      </w:pPr>
    </w:p>
    <w:p w14:paraId="2260D62E" w14:textId="77777777" w:rsidR="00A37815" w:rsidRDefault="00A37815">
      <w:pPr>
        <w:widowControl/>
        <w:jc w:val="both"/>
        <w:rPr>
          <w:b/>
          <w:bCs/>
        </w:rPr>
      </w:pPr>
    </w:p>
    <w:p w14:paraId="78056997" w14:textId="77777777" w:rsidR="00B16F7F" w:rsidRDefault="00A37815" w:rsidP="00B16F7F">
      <w:pPr>
        <w:widowControl/>
        <w:spacing w:before="120" w:after="120"/>
        <w:jc w:val="both"/>
        <w:rPr>
          <w:b/>
          <w:bCs/>
        </w:rPr>
      </w:pPr>
      <w:r>
        <w:rPr>
          <w:b/>
          <w:bCs/>
        </w:rPr>
        <w:br w:type="page"/>
      </w:r>
      <w:r w:rsidR="00455C27">
        <w:rPr>
          <w:b/>
          <w:bCs/>
        </w:rPr>
        <w:lastRenderedPageBreak/>
        <w:softHyphen/>
      </w:r>
    </w:p>
    <w:p w14:paraId="02B0BF9E" w14:textId="77777777" w:rsidR="00B16F7F" w:rsidRDefault="00B16F7F">
      <w:pPr>
        <w:pStyle w:val="TOCHeading"/>
      </w:pPr>
      <w:r>
        <w:t>Table of Contents</w:t>
      </w:r>
    </w:p>
    <w:p w14:paraId="2ABB4D6C" w14:textId="627B8E4E" w:rsidR="00042C6B" w:rsidRDefault="00B16F7F">
      <w:pPr>
        <w:pStyle w:val="TOC1"/>
        <w:tabs>
          <w:tab w:val="right" w:leader="dot" w:pos="9628"/>
        </w:tabs>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143469026" w:history="1">
        <w:r w:rsidR="00042C6B" w:rsidRPr="00421D28">
          <w:rPr>
            <w:rStyle w:val="Hyperlink"/>
            <w:rFonts w:ascii="Calibri" w:hAnsi="Calibri" w:cs="Calibri"/>
            <w:noProof/>
          </w:rPr>
          <w:t>Acknowledgements</w:t>
        </w:r>
        <w:r w:rsidR="00042C6B">
          <w:rPr>
            <w:noProof/>
            <w:webHidden/>
          </w:rPr>
          <w:tab/>
        </w:r>
        <w:r w:rsidR="00042C6B">
          <w:rPr>
            <w:noProof/>
            <w:webHidden/>
          </w:rPr>
          <w:fldChar w:fldCharType="begin"/>
        </w:r>
        <w:r w:rsidR="00042C6B">
          <w:rPr>
            <w:noProof/>
            <w:webHidden/>
          </w:rPr>
          <w:instrText xml:space="preserve"> PAGEREF _Toc143469026 \h </w:instrText>
        </w:r>
        <w:r w:rsidR="00042C6B">
          <w:rPr>
            <w:noProof/>
            <w:webHidden/>
          </w:rPr>
        </w:r>
        <w:r w:rsidR="00042C6B">
          <w:rPr>
            <w:noProof/>
            <w:webHidden/>
          </w:rPr>
          <w:fldChar w:fldCharType="separate"/>
        </w:r>
        <w:r w:rsidR="00042C6B">
          <w:rPr>
            <w:noProof/>
            <w:webHidden/>
          </w:rPr>
          <w:t>3</w:t>
        </w:r>
        <w:r w:rsidR="00042C6B">
          <w:rPr>
            <w:noProof/>
            <w:webHidden/>
          </w:rPr>
          <w:fldChar w:fldCharType="end"/>
        </w:r>
      </w:hyperlink>
    </w:p>
    <w:p w14:paraId="6E95FCC0" w14:textId="59573CC4"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27" w:history="1">
        <w:r w:rsidRPr="00421D28">
          <w:rPr>
            <w:rStyle w:val="Hyperlink"/>
            <w:rFonts w:ascii="Calibri" w:hAnsi="Calibri" w:cs="Calibri"/>
            <w:noProof/>
          </w:rPr>
          <w:t>Abstract</w:t>
        </w:r>
        <w:r>
          <w:rPr>
            <w:noProof/>
            <w:webHidden/>
          </w:rPr>
          <w:tab/>
        </w:r>
        <w:r>
          <w:rPr>
            <w:noProof/>
            <w:webHidden/>
          </w:rPr>
          <w:fldChar w:fldCharType="begin"/>
        </w:r>
        <w:r>
          <w:rPr>
            <w:noProof/>
            <w:webHidden/>
          </w:rPr>
          <w:instrText xml:space="preserve"> PAGEREF _Toc143469027 \h </w:instrText>
        </w:r>
        <w:r>
          <w:rPr>
            <w:noProof/>
            <w:webHidden/>
          </w:rPr>
        </w:r>
        <w:r>
          <w:rPr>
            <w:noProof/>
            <w:webHidden/>
          </w:rPr>
          <w:fldChar w:fldCharType="separate"/>
        </w:r>
        <w:r>
          <w:rPr>
            <w:noProof/>
            <w:webHidden/>
          </w:rPr>
          <w:t>3</w:t>
        </w:r>
        <w:r>
          <w:rPr>
            <w:noProof/>
            <w:webHidden/>
          </w:rPr>
          <w:fldChar w:fldCharType="end"/>
        </w:r>
      </w:hyperlink>
    </w:p>
    <w:p w14:paraId="0B0E4DC3" w14:textId="7DC79841"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28" w:history="1">
        <w:r w:rsidRPr="00421D28">
          <w:rPr>
            <w:rStyle w:val="Hyperlink"/>
            <w:rFonts w:ascii="Calibri" w:hAnsi="Calibri" w:cs="Calibri"/>
            <w:noProof/>
          </w:rPr>
          <w:t>Goal</w:t>
        </w:r>
        <w:r>
          <w:rPr>
            <w:noProof/>
            <w:webHidden/>
          </w:rPr>
          <w:tab/>
        </w:r>
        <w:r>
          <w:rPr>
            <w:noProof/>
            <w:webHidden/>
          </w:rPr>
          <w:fldChar w:fldCharType="begin"/>
        </w:r>
        <w:r>
          <w:rPr>
            <w:noProof/>
            <w:webHidden/>
          </w:rPr>
          <w:instrText xml:space="preserve"> PAGEREF _Toc143469028 \h </w:instrText>
        </w:r>
        <w:r>
          <w:rPr>
            <w:noProof/>
            <w:webHidden/>
          </w:rPr>
        </w:r>
        <w:r>
          <w:rPr>
            <w:noProof/>
            <w:webHidden/>
          </w:rPr>
          <w:fldChar w:fldCharType="separate"/>
        </w:r>
        <w:r>
          <w:rPr>
            <w:noProof/>
            <w:webHidden/>
          </w:rPr>
          <w:t>3</w:t>
        </w:r>
        <w:r>
          <w:rPr>
            <w:noProof/>
            <w:webHidden/>
          </w:rPr>
          <w:fldChar w:fldCharType="end"/>
        </w:r>
      </w:hyperlink>
    </w:p>
    <w:p w14:paraId="3EC9D6A1" w14:textId="4DCE624F"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29" w:history="1">
        <w:r w:rsidRPr="00421D28">
          <w:rPr>
            <w:rStyle w:val="Hyperlink"/>
            <w:rFonts w:ascii="Calibri" w:hAnsi="Calibri" w:cs="Calibri"/>
            <w:noProof/>
          </w:rPr>
          <w:t>Overview of Image Captioning</w:t>
        </w:r>
        <w:r>
          <w:rPr>
            <w:noProof/>
            <w:webHidden/>
          </w:rPr>
          <w:tab/>
        </w:r>
        <w:r>
          <w:rPr>
            <w:noProof/>
            <w:webHidden/>
          </w:rPr>
          <w:fldChar w:fldCharType="begin"/>
        </w:r>
        <w:r>
          <w:rPr>
            <w:noProof/>
            <w:webHidden/>
          </w:rPr>
          <w:instrText xml:space="preserve"> PAGEREF _Toc143469029 \h </w:instrText>
        </w:r>
        <w:r>
          <w:rPr>
            <w:noProof/>
            <w:webHidden/>
          </w:rPr>
        </w:r>
        <w:r>
          <w:rPr>
            <w:noProof/>
            <w:webHidden/>
          </w:rPr>
          <w:fldChar w:fldCharType="separate"/>
        </w:r>
        <w:r>
          <w:rPr>
            <w:noProof/>
            <w:webHidden/>
          </w:rPr>
          <w:t>3</w:t>
        </w:r>
        <w:r>
          <w:rPr>
            <w:noProof/>
            <w:webHidden/>
          </w:rPr>
          <w:fldChar w:fldCharType="end"/>
        </w:r>
      </w:hyperlink>
    </w:p>
    <w:p w14:paraId="603BBF72" w14:textId="574C968B"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0" w:history="1">
        <w:r w:rsidRPr="00421D28">
          <w:rPr>
            <w:rStyle w:val="Hyperlink"/>
            <w:rFonts w:ascii="Calibri" w:hAnsi="Calibri" w:cs="Calibri"/>
            <w:noProof/>
          </w:rPr>
          <w:t>Proposed Approach</w:t>
        </w:r>
        <w:r>
          <w:rPr>
            <w:noProof/>
            <w:webHidden/>
          </w:rPr>
          <w:tab/>
        </w:r>
        <w:r>
          <w:rPr>
            <w:noProof/>
            <w:webHidden/>
          </w:rPr>
          <w:fldChar w:fldCharType="begin"/>
        </w:r>
        <w:r>
          <w:rPr>
            <w:noProof/>
            <w:webHidden/>
          </w:rPr>
          <w:instrText xml:space="preserve"> PAGEREF _Toc143469030 \h </w:instrText>
        </w:r>
        <w:r>
          <w:rPr>
            <w:noProof/>
            <w:webHidden/>
          </w:rPr>
        </w:r>
        <w:r>
          <w:rPr>
            <w:noProof/>
            <w:webHidden/>
          </w:rPr>
          <w:fldChar w:fldCharType="separate"/>
        </w:r>
        <w:r>
          <w:rPr>
            <w:noProof/>
            <w:webHidden/>
          </w:rPr>
          <w:t>5</w:t>
        </w:r>
        <w:r>
          <w:rPr>
            <w:noProof/>
            <w:webHidden/>
          </w:rPr>
          <w:fldChar w:fldCharType="end"/>
        </w:r>
      </w:hyperlink>
    </w:p>
    <w:p w14:paraId="6F2C53E6" w14:textId="7F5C1B27"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1" w:history="1">
        <w:r w:rsidRPr="00421D28">
          <w:rPr>
            <w:rStyle w:val="Hyperlink"/>
            <w:rFonts w:ascii="Calibri" w:hAnsi="Calibri" w:cs="Calibri"/>
            <w:noProof/>
          </w:rPr>
          <w:t>Pre-Trained Models used</w:t>
        </w:r>
        <w:r>
          <w:rPr>
            <w:noProof/>
            <w:webHidden/>
          </w:rPr>
          <w:tab/>
        </w:r>
        <w:r>
          <w:rPr>
            <w:noProof/>
            <w:webHidden/>
          </w:rPr>
          <w:fldChar w:fldCharType="begin"/>
        </w:r>
        <w:r>
          <w:rPr>
            <w:noProof/>
            <w:webHidden/>
          </w:rPr>
          <w:instrText xml:space="preserve"> PAGEREF _Toc143469031 \h </w:instrText>
        </w:r>
        <w:r>
          <w:rPr>
            <w:noProof/>
            <w:webHidden/>
          </w:rPr>
        </w:r>
        <w:r>
          <w:rPr>
            <w:noProof/>
            <w:webHidden/>
          </w:rPr>
          <w:fldChar w:fldCharType="separate"/>
        </w:r>
        <w:r>
          <w:rPr>
            <w:noProof/>
            <w:webHidden/>
          </w:rPr>
          <w:t>6</w:t>
        </w:r>
        <w:r>
          <w:rPr>
            <w:noProof/>
            <w:webHidden/>
          </w:rPr>
          <w:fldChar w:fldCharType="end"/>
        </w:r>
      </w:hyperlink>
    </w:p>
    <w:p w14:paraId="129B9671" w14:textId="3874ACD3"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2" w:history="1">
        <w:r w:rsidRPr="00421D28">
          <w:rPr>
            <w:rStyle w:val="Hyperlink"/>
            <w:rFonts w:ascii="Calibri" w:hAnsi="Calibri" w:cs="Calibri"/>
            <w:noProof/>
          </w:rPr>
          <w:t>Implementation details</w:t>
        </w:r>
        <w:r>
          <w:rPr>
            <w:noProof/>
            <w:webHidden/>
          </w:rPr>
          <w:tab/>
        </w:r>
        <w:r>
          <w:rPr>
            <w:noProof/>
            <w:webHidden/>
          </w:rPr>
          <w:fldChar w:fldCharType="begin"/>
        </w:r>
        <w:r>
          <w:rPr>
            <w:noProof/>
            <w:webHidden/>
          </w:rPr>
          <w:instrText xml:space="preserve"> PAGEREF _Toc143469032 \h </w:instrText>
        </w:r>
        <w:r>
          <w:rPr>
            <w:noProof/>
            <w:webHidden/>
          </w:rPr>
        </w:r>
        <w:r>
          <w:rPr>
            <w:noProof/>
            <w:webHidden/>
          </w:rPr>
          <w:fldChar w:fldCharType="separate"/>
        </w:r>
        <w:r>
          <w:rPr>
            <w:noProof/>
            <w:webHidden/>
          </w:rPr>
          <w:t>10</w:t>
        </w:r>
        <w:r>
          <w:rPr>
            <w:noProof/>
            <w:webHidden/>
          </w:rPr>
          <w:fldChar w:fldCharType="end"/>
        </w:r>
      </w:hyperlink>
    </w:p>
    <w:p w14:paraId="75E73880" w14:textId="5250E35E"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3" w:history="1">
        <w:r w:rsidRPr="00421D28">
          <w:rPr>
            <w:rStyle w:val="Hyperlink"/>
            <w:rFonts w:ascii="Calibri" w:hAnsi="Calibri" w:cs="Calibri"/>
            <w:noProof/>
          </w:rPr>
          <w:t>Deployment</w:t>
        </w:r>
        <w:r>
          <w:rPr>
            <w:noProof/>
            <w:webHidden/>
          </w:rPr>
          <w:tab/>
        </w:r>
        <w:r>
          <w:rPr>
            <w:noProof/>
            <w:webHidden/>
          </w:rPr>
          <w:fldChar w:fldCharType="begin"/>
        </w:r>
        <w:r>
          <w:rPr>
            <w:noProof/>
            <w:webHidden/>
          </w:rPr>
          <w:instrText xml:space="preserve"> PAGEREF _Toc143469033 \h </w:instrText>
        </w:r>
        <w:r>
          <w:rPr>
            <w:noProof/>
            <w:webHidden/>
          </w:rPr>
        </w:r>
        <w:r>
          <w:rPr>
            <w:noProof/>
            <w:webHidden/>
          </w:rPr>
          <w:fldChar w:fldCharType="separate"/>
        </w:r>
        <w:r>
          <w:rPr>
            <w:noProof/>
            <w:webHidden/>
          </w:rPr>
          <w:t>13</w:t>
        </w:r>
        <w:r>
          <w:rPr>
            <w:noProof/>
            <w:webHidden/>
          </w:rPr>
          <w:fldChar w:fldCharType="end"/>
        </w:r>
      </w:hyperlink>
    </w:p>
    <w:p w14:paraId="426F8355" w14:textId="1A6632FB"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4" w:history="1">
        <w:r w:rsidRPr="00421D28">
          <w:rPr>
            <w:rStyle w:val="Hyperlink"/>
            <w:rFonts w:ascii="Calibri" w:hAnsi="Calibri" w:cs="Calibri"/>
            <w:noProof/>
          </w:rPr>
          <w:t>Learnings</w:t>
        </w:r>
        <w:r>
          <w:rPr>
            <w:noProof/>
            <w:webHidden/>
          </w:rPr>
          <w:tab/>
        </w:r>
        <w:r>
          <w:rPr>
            <w:noProof/>
            <w:webHidden/>
          </w:rPr>
          <w:fldChar w:fldCharType="begin"/>
        </w:r>
        <w:r>
          <w:rPr>
            <w:noProof/>
            <w:webHidden/>
          </w:rPr>
          <w:instrText xml:space="preserve"> PAGEREF _Toc143469034 \h </w:instrText>
        </w:r>
        <w:r>
          <w:rPr>
            <w:noProof/>
            <w:webHidden/>
          </w:rPr>
        </w:r>
        <w:r>
          <w:rPr>
            <w:noProof/>
            <w:webHidden/>
          </w:rPr>
          <w:fldChar w:fldCharType="separate"/>
        </w:r>
        <w:r>
          <w:rPr>
            <w:noProof/>
            <w:webHidden/>
          </w:rPr>
          <w:t>14</w:t>
        </w:r>
        <w:r>
          <w:rPr>
            <w:noProof/>
            <w:webHidden/>
          </w:rPr>
          <w:fldChar w:fldCharType="end"/>
        </w:r>
      </w:hyperlink>
    </w:p>
    <w:p w14:paraId="4B0E1F08" w14:textId="2E045EC6"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5" w:history="1">
        <w:r w:rsidRPr="00421D28">
          <w:rPr>
            <w:rStyle w:val="Hyperlink"/>
            <w:rFonts w:ascii="Calibri" w:hAnsi="Calibri" w:cs="Calibri"/>
            <w:noProof/>
          </w:rPr>
          <w:t>Challenges</w:t>
        </w:r>
        <w:r>
          <w:rPr>
            <w:noProof/>
            <w:webHidden/>
          </w:rPr>
          <w:tab/>
        </w:r>
        <w:r>
          <w:rPr>
            <w:noProof/>
            <w:webHidden/>
          </w:rPr>
          <w:fldChar w:fldCharType="begin"/>
        </w:r>
        <w:r>
          <w:rPr>
            <w:noProof/>
            <w:webHidden/>
          </w:rPr>
          <w:instrText xml:space="preserve"> PAGEREF _Toc143469035 \h </w:instrText>
        </w:r>
        <w:r>
          <w:rPr>
            <w:noProof/>
            <w:webHidden/>
          </w:rPr>
        </w:r>
        <w:r>
          <w:rPr>
            <w:noProof/>
            <w:webHidden/>
          </w:rPr>
          <w:fldChar w:fldCharType="separate"/>
        </w:r>
        <w:r>
          <w:rPr>
            <w:noProof/>
            <w:webHidden/>
          </w:rPr>
          <w:t>15</w:t>
        </w:r>
        <w:r>
          <w:rPr>
            <w:noProof/>
            <w:webHidden/>
          </w:rPr>
          <w:fldChar w:fldCharType="end"/>
        </w:r>
      </w:hyperlink>
    </w:p>
    <w:p w14:paraId="77C956DC" w14:textId="143B0DDA"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6" w:history="1">
        <w:r w:rsidRPr="00421D28">
          <w:rPr>
            <w:rStyle w:val="Hyperlink"/>
            <w:rFonts w:ascii="Calibri" w:hAnsi="Calibri" w:cs="Calibri"/>
            <w:noProof/>
          </w:rPr>
          <w:t>Real-world application</w:t>
        </w:r>
        <w:r>
          <w:rPr>
            <w:noProof/>
            <w:webHidden/>
          </w:rPr>
          <w:tab/>
        </w:r>
        <w:r>
          <w:rPr>
            <w:noProof/>
            <w:webHidden/>
          </w:rPr>
          <w:fldChar w:fldCharType="begin"/>
        </w:r>
        <w:r>
          <w:rPr>
            <w:noProof/>
            <w:webHidden/>
          </w:rPr>
          <w:instrText xml:space="preserve"> PAGEREF _Toc143469036 \h </w:instrText>
        </w:r>
        <w:r>
          <w:rPr>
            <w:noProof/>
            <w:webHidden/>
          </w:rPr>
        </w:r>
        <w:r>
          <w:rPr>
            <w:noProof/>
            <w:webHidden/>
          </w:rPr>
          <w:fldChar w:fldCharType="separate"/>
        </w:r>
        <w:r>
          <w:rPr>
            <w:noProof/>
            <w:webHidden/>
          </w:rPr>
          <w:t>16</w:t>
        </w:r>
        <w:r>
          <w:rPr>
            <w:noProof/>
            <w:webHidden/>
          </w:rPr>
          <w:fldChar w:fldCharType="end"/>
        </w:r>
      </w:hyperlink>
    </w:p>
    <w:p w14:paraId="021637C7" w14:textId="07B5FF3F"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7" w:history="1">
        <w:r w:rsidRPr="00421D28">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_Toc143469037 \h </w:instrText>
        </w:r>
        <w:r>
          <w:rPr>
            <w:noProof/>
            <w:webHidden/>
          </w:rPr>
        </w:r>
        <w:r>
          <w:rPr>
            <w:noProof/>
            <w:webHidden/>
          </w:rPr>
          <w:fldChar w:fldCharType="separate"/>
        </w:r>
        <w:r>
          <w:rPr>
            <w:noProof/>
            <w:webHidden/>
          </w:rPr>
          <w:t>16</w:t>
        </w:r>
        <w:r>
          <w:rPr>
            <w:noProof/>
            <w:webHidden/>
          </w:rPr>
          <w:fldChar w:fldCharType="end"/>
        </w:r>
      </w:hyperlink>
    </w:p>
    <w:p w14:paraId="29667887" w14:textId="324EAEDE"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8" w:history="1">
        <w:r w:rsidRPr="00421D28">
          <w:rPr>
            <w:rStyle w:val="Hyperlink"/>
            <w:rFonts w:ascii="Calibri" w:hAnsi="Calibri" w:cs="Calibri"/>
            <w:noProof/>
          </w:rPr>
          <w:t>Next Steps/Opportunities</w:t>
        </w:r>
        <w:r>
          <w:rPr>
            <w:noProof/>
            <w:webHidden/>
          </w:rPr>
          <w:tab/>
        </w:r>
        <w:r>
          <w:rPr>
            <w:noProof/>
            <w:webHidden/>
          </w:rPr>
          <w:fldChar w:fldCharType="begin"/>
        </w:r>
        <w:r>
          <w:rPr>
            <w:noProof/>
            <w:webHidden/>
          </w:rPr>
          <w:instrText xml:space="preserve"> PAGEREF _Toc143469038 \h </w:instrText>
        </w:r>
        <w:r>
          <w:rPr>
            <w:noProof/>
            <w:webHidden/>
          </w:rPr>
        </w:r>
        <w:r>
          <w:rPr>
            <w:noProof/>
            <w:webHidden/>
          </w:rPr>
          <w:fldChar w:fldCharType="separate"/>
        </w:r>
        <w:r>
          <w:rPr>
            <w:noProof/>
            <w:webHidden/>
          </w:rPr>
          <w:t>17</w:t>
        </w:r>
        <w:r>
          <w:rPr>
            <w:noProof/>
            <w:webHidden/>
          </w:rPr>
          <w:fldChar w:fldCharType="end"/>
        </w:r>
      </w:hyperlink>
    </w:p>
    <w:p w14:paraId="5B2AA577" w14:textId="5CE2B8A3" w:rsidR="00042C6B" w:rsidRDefault="00042C6B">
      <w:pPr>
        <w:pStyle w:val="TOC1"/>
        <w:tabs>
          <w:tab w:val="right" w:leader="dot" w:pos="9628"/>
        </w:tabs>
        <w:rPr>
          <w:rFonts w:asciiTheme="minorHAnsi" w:eastAsiaTheme="minorEastAsia" w:hAnsiTheme="minorHAnsi" w:cstheme="minorBidi"/>
          <w:noProof/>
          <w:kern w:val="0"/>
          <w:sz w:val="22"/>
          <w:szCs w:val="22"/>
          <w:lang w:val="en-US" w:eastAsia="en-US" w:bidi="ar-SA"/>
        </w:rPr>
      </w:pPr>
      <w:hyperlink w:anchor="_Toc143469039" w:history="1">
        <w:r w:rsidRPr="00421D28">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_Toc143469039 \h </w:instrText>
        </w:r>
        <w:r>
          <w:rPr>
            <w:noProof/>
            <w:webHidden/>
          </w:rPr>
        </w:r>
        <w:r>
          <w:rPr>
            <w:noProof/>
            <w:webHidden/>
          </w:rPr>
          <w:fldChar w:fldCharType="separate"/>
        </w:r>
        <w:r>
          <w:rPr>
            <w:noProof/>
            <w:webHidden/>
          </w:rPr>
          <w:t>17</w:t>
        </w:r>
        <w:r>
          <w:rPr>
            <w:noProof/>
            <w:webHidden/>
          </w:rPr>
          <w:fldChar w:fldCharType="end"/>
        </w:r>
      </w:hyperlink>
    </w:p>
    <w:p w14:paraId="7A4EBA76" w14:textId="0E1AAF95" w:rsidR="00B16F7F" w:rsidRDefault="00B16F7F" w:rsidP="00EF465C">
      <w:pPr>
        <w:widowControl/>
        <w:spacing w:before="120" w:after="120"/>
        <w:jc w:val="both"/>
      </w:pPr>
      <w:r>
        <w:rPr>
          <w:noProof/>
        </w:rPr>
        <w:fldChar w:fldCharType="end"/>
      </w:r>
      <w:r>
        <w:br w:type="page"/>
      </w:r>
      <w:bookmarkStart w:id="0" w:name="_Toc143469026"/>
      <w:r w:rsidRPr="00EF465C">
        <w:rPr>
          <w:rStyle w:val="Heading1Char"/>
          <w:rFonts w:ascii="Calibri" w:eastAsia="SimSun" w:hAnsi="Calibri" w:cs="Calibri"/>
        </w:rPr>
        <w:lastRenderedPageBreak/>
        <w:t>Acknowledgements</w:t>
      </w:r>
      <w:bookmarkEnd w:id="0"/>
    </w:p>
    <w:p w14:paraId="3954281E" w14:textId="2F0FF5BF" w:rsidR="00C85D4E" w:rsidRPr="00C85D4E" w:rsidRDefault="00C85D4E" w:rsidP="00AD1709">
      <w:pPr>
        <w:widowControl/>
        <w:jc w:val="both"/>
        <w:rPr>
          <w:rFonts w:ascii="Calibri" w:hAnsi="Calibri" w:cs="Calibri"/>
          <w:sz w:val="28"/>
          <w:szCs w:val="28"/>
        </w:rPr>
      </w:pPr>
      <w:r w:rsidRPr="00AD1709">
        <w:rPr>
          <w:rFonts w:ascii="Calibri" w:hAnsi="Calibri" w:cs="Calibri"/>
          <w:sz w:val="28"/>
          <w:szCs w:val="28"/>
        </w:rPr>
        <w:t xml:space="preserve">We would like to extend our gratitude to our </w:t>
      </w:r>
      <w:r w:rsidR="00F867BA" w:rsidRPr="00AD1709">
        <w:rPr>
          <w:rFonts w:ascii="Calibri" w:hAnsi="Calibri" w:cs="Calibri"/>
          <w:sz w:val="28"/>
          <w:szCs w:val="28"/>
        </w:rPr>
        <w:t>Faculties from IIIT-Hyd</w:t>
      </w:r>
      <w:r w:rsidR="00F95F6A">
        <w:rPr>
          <w:rFonts w:ascii="Calibri" w:hAnsi="Calibri" w:cs="Calibri"/>
          <w:sz w:val="28"/>
          <w:szCs w:val="28"/>
        </w:rPr>
        <w:t>erabad</w:t>
      </w:r>
      <w:r w:rsidR="00F867BA" w:rsidRPr="00AD1709">
        <w:rPr>
          <w:rFonts w:ascii="Calibri" w:hAnsi="Calibri" w:cs="Calibri"/>
          <w:sz w:val="28"/>
          <w:szCs w:val="28"/>
        </w:rPr>
        <w:t>, Ta</w:t>
      </w:r>
      <w:r w:rsidR="00F95F6A">
        <w:rPr>
          <w:rFonts w:ascii="Calibri" w:hAnsi="Calibri" w:cs="Calibri"/>
          <w:sz w:val="28"/>
          <w:szCs w:val="28"/>
        </w:rPr>
        <w:t>l</w:t>
      </w:r>
      <w:r w:rsidR="00F867BA" w:rsidRPr="00AD1709">
        <w:rPr>
          <w:rFonts w:ascii="Calibri" w:hAnsi="Calibri" w:cs="Calibri"/>
          <w:sz w:val="28"/>
          <w:szCs w:val="28"/>
        </w:rPr>
        <w:t xml:space="preserve">entSprint and </w:t>
      </w:r>
      <w:r w:rsidRPr="00AD1709">
        <w:rPr>
          <w:rFonts w:ascii="Calibri" w:hAnsi="Calibri" w:cs="Calibri"/>
          <w:sz w:val="28"/>
          <w:szCs w:val="28"/>
        </w:rPr>
        <w:t>mentor</w:t>
      </w:r>
      <w:r w:rsidR="009A659C" w:rsidRPr="00AD1709">
        <w:rPr>
          <w:rFonts w:ascii="Calibri" w:hAnsi="Calibri" w:cs="Calibri"/>
          <w:sz w:val="28"/>
          <w:szCs w:val="28"/>
        </w:rPr>
        <w:t xml:space="preserve"> </w:t>
      </w:r>
      <w:r w:rsidRPr="00C85D4E">
        <w:rPr>
          <w:rFonts w:ascii="Calibri" w:hAnsi="Calibri" w:cs="Calibri"/>
          <w:sz w:val="28"/>
          <w:szCs w:val="28"/>
        </w:rPr>
        <w:t>for guiding us</w:t>
      </w:r>
      <w:r w:rsidR="00F867BA" w:rsidRPr="00AD1709">
        <w:rPr>
          <w:rFonts w:ascii="Calibri" w:hAnsi="Calibri" w:cs="Calibri"/>
          <w:sz w:val="28"/>
          <w:szCs w:val="28"/>
        </w:rPr>
        <w:t xml:space="preserve">. Starting from routing us towards correct research papers and datasets, </w:t>
      </w:r>
      <w:r w:rsidRPr="00C85D4E">
        <w:rPr>
          <w:rFonts w:ascii="Calibri" w:hAnsi="Calibri" w:cs="Calibri"/>
          <w:sz w:val="28"/>
          <w:szCs w:val="28"/>
        </w:rPr>
        <w:t xml:space="preserve">in solving all the setup </w:t>
      </w:r>
      <w:r w:rsidRPr="00AD1709">
        <w:rPr>
          <w:rFonts w:ascii="Calibri" w:hAnsi="Calibri" w:cs="Calibri"/>
          <w:sz w:val="28"/>
          <w:szCs w:val="28"/>
        </w:rPr>
        <w:t>issues,</w:t>
      </w:r>
      <w:r w:rsidR="00F867BA" w:rsidRPr="00AD1709">
        <w:rPr>
          <w:rFonts w:ascii="Calibri" w:hAnsi="Calibri" w:cs="Calibri"/>
          <w:sz w:val="28"/>
          <w:szCs w:val="28"/>
        </w:rPr>
        <w:t xml:space="preserve"> suggesting tools that help us in the development and deployment, along with her monitoring skills that kept us on track</w:t>
      </w:r>
      <w:r w:rsidRPr="00C85D4E">
        <w:rPr>
          <w:rFonts w:ascii="Calibri" w:hAnsi="Calibri" w:cs="Calibri"/>
          <w:sz w:val="28"/>
          <w:szCs w:val="28"/>
        </w:rPr>
        <w:t>, in every stage of the project</w:t>
      </w:r>
      <w:r w:rsidRPr="00AD1709">
        <w:rPr>
          <w:rFonts w:ascii="Calibri" w:hAnsi="Calibri" w:cs="Calibri"/>
          <w:sz w:val="28"/>
          <w:szCs w:val="28"/>
        </w:rPr>
        <w:t>.</w:t>
      </w:r>
    </w:p>
    <w:p w14:paraId="6C93EC6D" w14:textId="77777777" w:rsidR="00B16F7F" w:rsidRPr="00EF465C" w:rsidRDefault="00B16F7F" w:rsidP="00EF465C">
      <w:pPr>
        <w:widowControl/>
        <w:spacing w:before="120" w:after="120"/>
        <w:jc w:val="both"/>
        <w:rPr>
          <w:rStyle w:val="Heading1Char"/>
          <w:rFonts w:ascii="Calibri" w:eastAsia="SimSun" w:hAnsi="Calibri" w:cs="Calibri"/>
        </w:rPr>
      </w:pPr>
      <w:bookmarkStart w:id="1" w:name="_Toc143469027"/>
      <w:r w:rsidRPr="00EF465C">
        <w:rPr>
          <w:rStyle w:val="Heading1Char"/>
          <w:rFonts w:ascii="Calibri" w:eastAsia="SimSun" w:hAnsi="Calibri" w:cs="Calibri"/>
        </w:rPr>
        <w:t>Abstract</w:t>
      </w:r>
      <w:bookmarkEnd w:id="1"/>
    </w:p>
    <w:p w14:paraId="01E1F029" w14:textId="77777777" w:rsidR="00A84264" w:rsidRPr="00AD1709" w:rsidRDefault="00F867BA" w:rsidP="00AD1709">
      <w:pPr>
        <w:widowControl/>
        <w:jc w:val="both"/>
        <w:rPr>
          <w:rFonts w:ascii="Calibri" w:hAnsi="Calibri" w:cs="Calibri"/>
          <w:sz w:val="28"/>
          <w:szCs w:val="28"/>
        </w:rPr>
      </w:pPr>
      <w:r w:rsidRPr="00AD1709">
        <w:rPr>
          <w:rFonts w:ascii="Calibri" w:hAnsi="Calibri" w:cs="Calibri"/>
          <w:sz w:val="28"/>
          <w:szCs w:val="28"/>
        </w:rPr>
        <w:t>Automatically describing the content of an image is a fundamental problem in artificial intelligence that connects computer vision and natural language processing.</w:t>
      </w:r>
    </w:p>
    <w:p w14:paraId="53C7115C" w14:textId="77777777" w:rsidR="00BC1336" w:rsidRPr="00EF465C" w:rsidRDefault="00455C27" w:rsidP="00EF465C">
      <w:pPr>
        <w:widowControl/>
        <w:spacing w:before="120" w:after="120"/>
        <w:jc w:val="both"/>
        <w:rPr>
          <w:rStyle w:val="Heading1Char"/>
          <w:rFonts w:ascii="Calibri" w:eastAsia="SimSun" w:hAnsi="Calibri" w:cs="Calibri"/>
        </w:rPr>
      </w:pPr>
      <w:bookmarkStart w:id="2" w:name="_Toc143469028"/>
      <w:r w:rsidRPr="00EF465C">
        <w:rPr>
          <w:rStyle w:val="Heading1Char"/>
          <w:rFonts w:ascii="Calibri" w:eastAsia="SimSun" w:hAnsi="Calibri" w:cs="Calibri"/>
        </w:rPr>
        <w:t>Goal</w:t>
      </w:r>
      <w:bookmarkEnd w:id="2"/>
    </w:p>
    <w:p w14:paraId="16F1E6AB" w14:textId="77777777" w:rsidR="00FD10B1" w:rsidRDefault="00FD10B1">
      <w:pPr>
        <w:widowControl/>
        <w:jc w:val="both"/>
        <w:rPr>
          <w:rFonts w:ascii="Calibri" w:hAnsi="Calibri" w:cs="Calibri"/>
          <w:sz w:val="28"/>
          <w:szCs w:val="28"/>
        </w:rPr>
      </w:pPr>
      <w:r w:rsidRPr="00593CEB">
        <w:rPr>
          <w:rFonts w:ascii="Calibri" w:hAnsi="Calibri" w:cs="Calibri"/>
          <w:sz w:val="28"/>
          <w:szCs w:val="28"/>
        </w:rPr>
        <w:t>Build an image captioning model to generate captions of an image using CNN</w:t>
      </w:r>
      <w:r w:rsidR="00824FDF" w:rsidRPr="00593CEB">
        <w:rPr>
          <w:rFonts w:ascii="Calibri" w:hAnsi="Calibri" w:cs="Calibri"/>
          <w:sz w:val="28"/>
          <w:szCs w:val="28"/>
        </w:rPr>
        <w:t>.</w:t>
      </w:r>
    </w:p>
    <w:p w14:paraId="592AFC58" w14:textId="77777777" w:rsidR="00231F2E" w:rsidRPr="00593CEB" w:rsidRDefault="00231F2E">
      <w:pPr>
        <w:widowControl/>
        <w:jc w:val="both"/>
        <w:rPr>
          <w:rFonts w:ascii="Calibri" w:hAnsi="Calibri" w:cs="Calibri"/>
          <w:sz w:val="28"/>
          <w:szCs w:val="28"/>
        </w:rPr>
      </w:pPr>
      <w:r w:rsidRPr="00231F2E">
        <w:rPr>
          <w:rFonts w:ascii="Calibri" w:hAnsi="Calibri" w:cs="Calibri"/>
          <w:sz w:val="28"/>
          <w:szCs w:val="28"/>
        </w:rPr>
        <w:t>In this project, we need to create a multimodal neural network that involves the concept of Computer Vision and Natural Language Process in recognizing the context of images and describing them in natural languages (English). Deploy the model and evaluate the model on different real-time images.</w:t>
      </w:r>
    </w:p>
    <w:p w14:paraId="611FAE15" w14:textId="77777777" w:rsidR="00FD10B1" w:rsidRPr="00EF465C" w:rsidRDefault="00455C27" w:rsidP="00EF465C">
      <w:pPr>
        <w:widowControl/>
        <w:spacing w:before="120" w:after="120"/>
        <w:jc w:val="both"/>
        <w:rPr>
          <w:rStyle w:val="Heading1Char"/>
          <w:rFonts w:ascii="Calibri" w:eastAsia="SimSun" w:hAnsi="Calibri" w:cs="Calibri"/>
        </w:rPr>
      </w:pPr>
      <w:bookmarkStart w:id="3" w:name="_Toc143469029"/>
      <w:r w:rsidRPr="00EF465C">
        <w:rPr>
          <w:rStyle w:val="Heading1Char"/>
          <w:rFonts w:ascii="Calibri" w:eastAsia="SimSun" w:hAnsi="Calibri" w:cs="Calibri"/>
        </w:rPr>
        <w:t>Overview of Image Captioning</w:t>
      </w:r>
      <w:bookmarkEnd w:id="3"/>
    </w:p>
    <w:p w14:paraId="17664DF9" w14:textId="77777777" w:rsidR="00FD10B1" w:rsidRPr="00593CEB" w:rsidRDefault="00FD10B1" w:rsidP="00BC1336">
      <w:pPr>
        <w:widowControl/>
        <w:spacing w:before="120" w:after="120"/>
        <w:jc w:val="both"/>
        <w:rPr>
          <w:rFonts w:ascii="Calibri" w:hAnsi="Calibri" w:cs="Calibri"/>
          <w:sz w:val="28"/>
          <w:szCs w:val="28"/>
        </w:rPr>
      </w:pPr>
      <w:r w:rsidRPr="00593CEB">
        <w:rPr>
          <w:rFonts w:ascii="Calibri" w:hAnsi="Calibri" w:cs="Calibri"/>
          <w:sz w:val="28"/>
          <w:szCs w:val="28"/>
        </w:rPr>
        <w:t xml:space="preserve">Image captioning is the task of transforming objects into words. An Image captioning model's job is to provide a natural language description of the content in an image. Not only that, </w:t>
      </w:r>
      <w:r w:rsidR="00824FDF" w:rsidRPr="00593CEB">
        <w:rPr>
          <w:rFonts w:ascii="Calibri" w:hAnsi="Calibri" w:cs="Calibri"/>
          <w:sz w:val="28"/>
          <w:szCs w:val="28"/>
        </w:rPr>
        <w:t>but it</w:t>
      </w:r>
      <w:r w:rsidRPr="00593CEB">
        <w:rPr>
          <w:rFonts w:ascii="Calibri" w:hAnsi="Calibri" w:cs="Calibri"/>
          <w:sz w:val="28"/>
          <w:szCs w:val="28"/>
        </w:rPr>
        <w:t xml:space="preserve"> also needs to capture how the objects are related to each other, their attributes and the activities they are involved</w:t>
      </w:r>
      <w:r w:rsidR="00BC1336" w:rsidRPr="00593CEB">
        <w:rPr>
          <w:rFonts w:ascii="Calibri" w:hAnsi="Calibri" w:cs="Calibri"/>
          <w:sz w:val="28"/>
          <w:szCs w:val="28"/>
        </w:rPr>
        <w:t>.</w:t>
      </w:r>
    </w:p>
    <w:p w14:paraId="4ACA03FA" w14:textId="77777777" w:rsidR="00FD10B1" w:rsidRPr="00593CEB" w:rsidRDefault="00FD10B1" w:rsidP="003D78BF">
      <w:pPr>
        <w:widowControl/>
        <w:spacing w:before="120" w:after="120"/>
        <w:jc w:val="both"/>
        <w:rPr>
          <w:rFonts w:ascii="Calibri" w:hAnsi="Calibri" w:cs="Calibri"/>
          <w:sz w:val="28"/>
          <w:szCs w:val="28"/>
        </w:rPr>
      </w:pPr>
      <w:r w:rsidRPr="00593CEB">
        <w:rPr>
          <w:rFonts w:ascii="Calibri" w:hAnsi="Calibri" w:cs="Calibri"/>
          <w:sz w:val="28"/>
          <w:szCs w:val="28"/>
        </w:rPr>
        <w:t xml:space="preserve">Image captioning spans the fields of computer vision and natural language processing. The image captioning task generalizes object detection where the descriptions are a single word. Recently, most research on image captioning has focused on deep learning techniques, especially Encoder-Decoder models with Convolutional Neural Network (CNN) feature extraction. </w:t>
      </w:r>
    </w:p>
    <w:p w14:paraId="43076257" w14:textId="77777777" w:rsidR="00FD10B1" w:rsidRDefault="00FD10B1" w:rsidP="003D78BF">
      <w:pPr>
        <w:widowControl/>
        <w:spacing w:before="120" w:after="120"/>
        <w:jc w:val="both"/>
        <w:rPr>
          <w:rFonts w:ascii="Calibri" w:hAnsi="Calibri" w:cs="Calibri"/>
          <w:sz w:val="28"/>
          <w:szCs w:val="28"/>
        </w:rPr>
      </w:pPr>
      <w:r w:rsidRPr="00593CEB">
        <w:rPr>
          <w:rFonts w:ascii="Calibri" w:hAnsi="Calibri" w:cs="Calibri"/>
          <w:sz w:val="28"/>
          <w:szCs w:val="28"/>
        </w:rPr>
        <w:t xml:space="preserve">Approaches to image captioning can be divided into the following </w:t>
      </w:r>
      <w:r w:rsidR="00A37815" w:rsidRPr="00593CEB">
        <w:rPr>
          <w:rFonts w:ascii="Calibri" w:hAnsi="Calibri" w:cs="Calibri"/>
          <w:sz w:val="28"/>
          <w:szCs w:val="28"/>
        </w:rPr>
        <w:t>categories</w:t>
      </w:r>
      <w:r w:rsidR="003165CE">
        <w:rPr>
          <w:rFonts w:ascii="Calibri" w:hAnsi="Calibri" w:cs="Calibri"/>
          <w:sz w:val="28"/>
          <w:szCs w:val="28"/>
        </w:rPr>
        <w:t xml:space="preserve"> [2]</w:t>
      </w:r>
      <w:r w:rsidR="00A37815" w:rsidRPr="00593CEB">
        <w:rPr>
          <w:rFonts w:ascii="Calibri" w:hAnsi="Calibri" w:cs="Calibri"/>
          <w:sz w:val="28"/>
          <w:szCs w:val="28"/>
        </w:rPr>
        <w:t>:</w:t>
      </w:r>
      <w:r w:rsidRPr="00593CEB">
        <w:rPr>
          <w:rFonts w:ascii="Calibri" w:hAnsi="Calibri" w:cs="Calibri"/>
          <w:sz w:val="28"/>
          <w:szCs w:val="28"/>
        </w:rPr>
        <w:t xml:space="preserve"> </w:t>
      </w:r>
    </w:p>
    <w:p w14:paraId="0D547940" w14:textId="77777777" w:rsidR="00FD10B1" w:rsidRPr="00593CEB" w:rsidRDefault="00FD10B1" w:rsidP="003D78BF">
      <w:pPr>
        <w:widowControl/>
        <w:numPr>
          <w:ilvl w:val="0"/>
          <w:numId w:val="6"/>
        </w:numPr>
        <w:spacing w:before="120" w:after="120"/>
        <w:jc w:val="both"/>
        <w:rPr>
          <w:rFonts w:ascii="Calibri" w:hAnsi="Calibri" w:cs="Calibri"/>
          <w:sz w:val="28"/>
          <w:szCs w:val="28"/>
        </w:rPr>
      </w:pPr>
      <w:r w:rsidRPr="00593CEB">
        <w:rPr>
          <w:rFonts w:ascii="Calibri" w:hAnsi="Calibri" w:cs="Calibri"/>
          <w:sz w:val="28"/>
          <w:szCs w:val="28"/>
        </w:rPr>
        <w:t>Systems that rely on computer vision techniques to extract object detections and features from the source image, using these as input to a Natural Language Generation stage.</w:t>
      </w:r>
    </w:p>
    <w:p w14:paraId="7CBC5753" w14:textId="77777777" w:rsidR="00FD10B1" w:rsidRPr="00593CEB" w:rsidRDefault="00FD10B1" w:rsidP="003D78BF">
      <w:pPr>
        <w:widowControl/>
        <w:numPr>
          <w:ilvl w:val="0"/>
          <w:numId w:val="6"/>
        </w:numPr>
        <w:spacing w:before="120" w:after="120"/>
        <w:jc w:val="both"/>
        <w:rPr>
          <w:rFonts w:ascii="Calibri" w:hAnsi="Calibri" w:cs="Calibri"/>
          <w:sz w:val="28"/>
          <w:szCs w:val="28"/>
        </w:rPr>
      </w:pPr>
      <w:r w:rsidRPr="00593CEB">
        <w:rPr>
          <w:rFonts w:ascii="Calibri" w:hAnsi="Calibri" w:cs="Calibri"/>
          <w:sz w:val="28"/>
          <w:szCs w:val="28"/>
        </w:rPr>
        <w:t xml:space="preserve">Systems that frame the task as a retrieval problem, where a caption, or parts thereof, is identified by computing the proximity/relevance of strings in the training data to a given image. This is done by exploiting either a unimodal or multimodal space. Many retrieval-based approaches rely on neural models to handle both image features and linguistic information. </w:t>
      </w:r>
    </w:p>
    <w:p w14:paraId="606F0B81" w14:textId="77777777" w:rsidR="00FD10B1" w:rsidRPr="00593CEB" w:rsidRDefault="00FD10B1" w:rsidP="003D78BF">
      <w:pPr>
        <w:widowControl/>
        <w:numPr>
          <w:ilvl w:val="0"/>
          <w:numId w:val="6"/>
        </w:numPr>
        <w:spacing w:before="120" w:after="120"/>
        <w:jc w:val="both"/>
        <w:rPr>
          <w:rFonts w:ascii="Calibri" w:hAnsi="Calibri" w:cs="Calibri"/>
          <w:sz w:val="28"/>
          <w:szCs w:val="28"/>
        </w:rPr>
      </w:pPr>
      <w:r w:rsidRPr="00593CEB">
        <w:rPr>
          <w:rFonts w:ascii="Calibri" w:hAnsi="Calibri" w:cs="Calibri"/>
          <w:sz w:val="28"/>
          <w:szCs w:val="28"/>
        </w:rPr>
        <w:lastRenderedPageBreak/>
        <w:t>Systems that also rely on neural models, but rather than performing partial or wholesale caption retrieval, generate novel captions using a recurrent neural network (RNN), usually a long short-term memory (LSTM). Typically, such models use image features extracted from a pre-trained convolutional neural network (CNN) such as the VGG CNN to bias the RNN towards sampling terms from the vocabulary in such a way that a sequence of such terms produces a caption that is relevant to the image.</w:t>
      </w:r>
    </w:p>
    <w:p w14:paraId="1F19338D" w14:textId="77777777" w:rsidR="00FD10B1" w:rsidRPr="00593CEB" w:rsidRDefault="00FD10B1" w:rsidP="003D78BF">
      <w:pPr>
        <w:widowControl/>
        <w:numPr>
          <w:ilvl w:val="0"/>
          <w:numId w:val="6"/>
        </w:numPr>
        <w:spacing w:before="120" w:after="120"/>
        <w:jc w:val="both"/>
        <w:rPr>
          <w:rFonts w:ascii="Calibri" w:hAnsi="Calibri" w:cs="Calibri"/>
          <w:sz w:val="28"/>
          <w:szCs w:val="28"/>
        </w:rPr>
      </w:pPr>
      <w:r w:rsidRPr="00593CEB">
        <w:rPr>
          <w:rFonts w:ascii="Calibri" w:hAnsi="Calibri" w:cs="Calibri"/>
          <w:sz w:val="28"/>
          <w:szCs w:val="28"/>
        </w:rPr>
        <w:t xml:space="preserve">Most conventional systems also utilize an encoder-decoder framework, in which an input image is encoded into an intermediate representation of the information contained within the image, and subsequently decoded into a descriptive text sequence. This encoding can consist of a single feature vector output of a CNN, or multiple visual features obtained from different regions within the image. In the latter case, the regions can be uniformly sampled, or guided by an object detector which has been shown to yield improved performance. </w:t>
      </w:r>
    </w:p>
    <w:p w14:paraId="24DB59FA" w14:textId="77777777" w:rsidR="00A37815" w:rsidRPr="00593CEB" w:rsidRDefault="00FD10B1" w:rsidP="003D78BF">
      <w:pPr>
        <w:widowControl/>
        <w:spacing w:before="120" w:after="120"/>
        <w:jc w:val="both"/>
        <w:rPr>
          <w:rFonts w:ascii="Calibri" w:hAnsi="Calibri" w:cs="Calibri"/>
          <w:sz w:val="28"/>
          <w:szCs w:val="28"/>
        </w:rPr>
      </w:pPr>
      <w:r w:rsidRPr="00593CEB">
        <w:rPr>
          <w:rFonts w:ascii="Calibri" w:hAnsi="Calibri" w:cs="Calibri"/>
          <w:sz w:val="28"/>
          <w:szCs w:val="28"/>
        </w:rPr>
        <w:t xml:space="preserve">Image Captioning can be regarded as an end-to-end Sequence to Sequence problem, as it converts images, which </w:t>
      </w:r>
      <w:r w:rsidR="003165CE">
        <w:rPr>
          <w:rFonts w:ascii="Calibri" w:hAnsi="Calibri" w:cs="Calibri"/>
          <w:sz w:val="28"/>
          <w:szCs w:val="28"/>
        </w:rPr>
        <w:t>are</w:t>
      </w:r>
      <w:r w:rsidRPr="00593CEB">
        <w:rPr>
          <w:rFonts w:ascii="Calibri" w:hAnsi="Calibri" w:cs="Calibri"/>
          <w:sz w:val="28"/>
          <w:szCs w:val="28"/>
        </w:rPr>
        <w:t xml:space="preserve"> regarded as a sequence of pixels to a sequence of words. For this purpose, we need to process both the language or statements and the images.</w:t>
      </w:r>
    </w:p>
    <w:p w14:paraId="0E1796AD" w14:textId="454DDF58" w:rsidR="00A37815" w:rsidRPr="00593CEB" w:rsidRDefault="00A01A97" w:rsidP="00A37815">
      <w:pPr>
        <w:widowControl/>
        <w:jc w:val="center"/>
        <w:rPr>
          <w:rFonts w:ascii="Calibri" w:hAnsi="Calibri" w:cs="Calibri"/>
          <w:sz w:val="28"/>
          <w:szCs w:val="28"/>
        </w:rPr>
      </w:pPr>
      <w:r w:rsidRPr="00593CEB">
        <w:rPr>
          <w:rFonts w:ascii="Calibri" w:hAnsi="Calibri" w:cs="Calibri"/>
          <w:noProof/>
          <w:color w:val="292929"/>
          <w:spacing w:val="-1"/>
          <w:sz w:val="28"/>
          <w:szCs w:val="28"/>
          <w:shd w:val="clear" w:color="auto" w:fill="FFFFFF"/>
        </w:rPr>
        <w:drawing>
          <wp:inline distT="0" distB="0" distL="0" distR="0" wp14:anchorId="67F5A404" wp14:editId="39A335A5">
            <wp:extent cx="2541270" cy="1694180"/>
            <wp:effectExtent l="0" t="0" r="0" b="0"/>
            <wp:docPr id="8" name="Picture 1" descr="20,000+ Best Dog Photos · 100% Free Download · Pexels Stock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 Best Dog Photos · 100% Free Download · Pexels Stock Pho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1270" cy="1694180"/>
                    </a:xfrm>
                    <a:prstGeom prst="rect">
                      <a:avLst/>
                    </a:prstGeom>
                    <a:noFill/>
                    <a:ln>
                      <a:noFill/>
                    </a:ln>
                  </pic:spPr>
                </pic:pic>
              </a:graphicData>
            </a:graphic>
          </wp:inline>
        </w:drawing>
      </w:r>
    </w:p>
    <w:p w14:paraId="39FC2FEF" w14:textId="77777777" w:rsidR="00A37815" w:rsidRPr="00593CEB" w:rsidRDefault="00FD10B1" w:rsidP="003D78BF">
      <w:pPr>
        <w:widowControl/>
        <w:spacing w:before="120" w:after="120"/>
        <w:jc w:val="both"/>
        <w:rPr>
          <w:rFonts w:ascii="Calibri" w:hAnsi="Calibri" w:cs="Calibri"/>
          <w:sz w:val="28"/>
          <w:szCs w:val="28"/>
        </w:rPr>
      </w:pPr>
      <w:r w:rsidRPr="00593CEB">
        <w:rPr>
          <w:rFonts w:ascii="Calibri" w:hAnsi="Calibri" w:cs="Calibri"/>
          <w:sz w:val="28"/>
          <w:szCs w:val="28"/>
        </w:rPr>
        <w:t xml:space="preserve">If someone is asked to describe this image one would describe it as: “A dog wearing pink glasses in front of </w:t>
      </w:r>
      <w:r w:rsidR="00AE59D5">
        <w:rPr>
          <w:rFonts w:ascii="Calibri" w:hAnsi="Calibri" w:cs="Calibri"/>
          <w:sz w:val="28"/>
          <w:szCs w:val="28"/>
        </w:rPr>
        <w:t xml:space="preserve">a </w:t>
      </w:r>
      <w:r w:rsidRPr="00593CEB">
        <w:rPr>
          <w:rFonts w:ascii="Calibri" w:hAnsi="Calibri" w:cs="Calibri"/>
          <w:sz w:val="28"/>
          <w:szCs w:val="28"/>
        </w:rPr>
        <w:t xml:space="preserve">blue wall sitting on </w:t>
      </w:r>
      <w:r w:rsidR="00AE59D5">
        <w:rPr>
          <w:rFonts w:ascii="Calibri" w:hAnsi="Calibri" w:cs="Calibri"/>
          <w:sz w:val="28"/>
          <w:szCs w:val="28"/>
        </w:rPr>
        <w:t xml:space="preserve">a </w:t>
      </w:r>
      <w:r w:rsidRPr="00593CEB">
        <w:rPr>
          <w:rFonts w:ascii="Calibri" w:hAnsi="Calibri" w:cs="Calibri"/>
          <w:sz w:val="28"/>
          <w:szCs w:val="28"/>
        </w:rPr>
        <w:t>white towel”. So, how are we doing this? While forming the description, we are seeing the image but at the same time, we are looking to create a meaningful sequence of words. The first part is handled by CNNs.</w:t>
      </w:r>
    </w:p>
    <w:p w14:paraId="651C7EE4" w14:textId="77777777" w:rsidR="00597E91" w:rsidRDefault="00597E91">
      <w:pPr>
        <w:widowControl/>
        <w:suppressAutoHyphens w:val="0"/>
        <w:rPr>
          <w:rFonts w:ascii="Calibri" w:hAnsi="Calibri" w:cs="Calibri"/>
          <w:sz w:val="28"/>
          <w:szCs w:val="28"/>
        </w:rPr>
      </w:pPr>
      <w:r>
        <w:rPr>
          <w:rFonts w:ascii="Calibri" w:hAnsi="Calibri" w:cs="Calibri"/>
          <w:sz w:val="28"/>
          <w:szCs w:val="28"/>
        </w:rPr>
        <w:br w:type="page"/>
      </w:r>
    </w:p>
    <w:p w14:paraId="1AC7A96F" w14:textId="5AB17684" w:rsidR="00A37815" w:rsidRPr="00593CEB" w:rsidRDefault="00A37815" w:rsidP="00A37815">
      <w:pPr>
        <w:widowControl/>
        <w:tabs>
          <w:tab w:val="left" w:pos="1088"/>
        </w:tabs>
        <w:jc w:val="center"/>
        <w:rPr>
          <w:rFonts w:ascii="Calibri" w:hAnsi="Calibri" w:cs="Calibri"/>
          <w:sz w:val="28"/>
          <w:szCs w:val="28"/>
        </w:rPr>
      </w:pPr>
      <w:r w:rsidRPr="00593CEB">
        <w:rPr>
          <w:rFonts w:ascii="Calibri" w:hAnsi="Calibri" w:cs="Calibri"/>
          <w:sz w:val="28"/>
          <w:szCs w:val="28"/>
        </w:rPr>
        <w:lastRenderedPageBreak/>
        <w:t>CNN sample architecture</w:t>
      </w:r>
    </w:p>
    <w:p w14:paraId="78BBD758" w14:textId="7E7DF214" w:rsidR="00A37815" w:rsidRPr="00593CEB" w:rsidRDefault="00A01A97" w:rsidP="003D78BF">
      <w:pPr>
        <w:widowControl/>
        <w:tabs>
          <w:tab w:val="left" w:pos="1088"/>
        </w:tabs>
        <w:jc w:val="center"/>
        <w:rPr>
          <w:rFonts w:ascii="Calibri" w:hAnsi="Calibri" w:cs="Calibri"/>
          <w:sz w:val="28"/>
          <w:szCs w:val="28"/>
        </w:rPr>
      </w:pPr>
      <w:r w:rsidRPr="00593CEB">
        <w:rPr>
          <w:rFonts w:ascii="Calibri" w:hAnsi="Calibri" w:cs="Calibri"/>
          <w:noProof/>
          <w:sz w:val="28"/>
          <w:szCs w:val="28"/>
        </w:rPr>
        <w:drawing>
          <wp:inline distT="0" distB="0" distL="0" distR="0" wp14:anchorId="55A214C7" wp14:editId="74D730F4">
            <wp:extent cx="4902835" cy="2423160"/>
            <wp:effectExtent l="0" t="0" r="0" b="0"/>
            <wp:docPr id="9" name="Picture 3"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CNN Architecture: Explaining 5 Layers of Convolutional Neural Network  | upGrad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2835" cy="2423160"/>
                    </a:xfrm>
                    <a:prstGeom prst="rect">
                      <a:avLst/>
                    </a:prstGeom>
                    <a:noFill/>
                    <a:ln>
                      <a:noFill/>
                    </a:ln>
                  </pic:spPr>
                </pic:pic>
              </a:graphicData>
            </a:graphic>
          </wp:inline>
        </w:drawing>
      </w:r>
    </w:p>
    <w:p w14:paraId="59414ADF" w14:textId="77777777" w:rsidR="00FD10B1" w:rsidRPr="00593CEB" w:rsidRDefault="00FD10B1">
      <w:pPr>
        <w:widowControl/>
        <w:tabs>
          <w:tab w:val="left" w:pos="1088"/>
        </w:tabs>
        <w:jc w:val="both"/>
        <w:rPr>
          <w:rFonts w:ascii="Calibri" w:hAnsi="Calibri" w:cs="Calibri"/>
          <w:sz w:val="28"/>
          <w:szCs w:val="28"/>
        </w:rPr>
      </w:pPr>
    </w:p>
    <w:p w14:paraId="4353F87A" w14:textId="610229B8" w:rsidR="00AE59D5" w:rsidRDefault="00FD10B1" w:rsidP="00597E91">
      <w:pPr>
        <w:widowControl/>
        <w:spacing w:before="120" w:after="120"/>
        <w:jc w:val="both"/>
        <w:rPr>
          <w:rFonts w:ascii="Calibri" w:hAnsi="Calibri" w:cs="Calibri"/>
          <w:sz w:val="28"/>
          <w:szCs w:val="28"/>
        </w:rPr>
      </w:pPr>
      <w:r w:rsidRPr="00593CEB">
        <w:rPr>
          <w:rFonts w:ascii="Calibri" w:hAnsi="Calibri" w:cs="Calibri"/>
          <w:sz w:val="28"/>
          <w:szCs w:val="28"/>
        </w:rPr>
        <w:t>and the second is handled by RNNs.</w:t>
      </w:r>
    </w:p>
    <w:p w14:paraId="077040D5" w14:textId="77777777" w:rsidR="00FD10B1" w:rsidRPr="00593CEB" w:rsidRDefault="00FD10B1" w:rsidP="00A37815">
      <w:pPr>
        <w:widowControl/>
        <w:tabs>
          <w:tab w:val="left" w:pos="1088"/>
        </w:tabs>
        <w:jc w:val="center"/>
        <w:rPr>
          <w:rFonts w:ascii="Calibri" w:hAnsi="Calibri" w:cs="Calibri"/>
          <w:sz w:val="28"/>
          <w:szCs w:val="28"/>
        </w:rPr>
      </w:pPr>
      <w:r w:rsidRPr="00593CEB">
        <w:rPr>
          <w:rFonts w:ascii="Calibri" w:hAnsi="Calibri" w:cs="Calibri"/>
          <w:sz w:val="28"/>
          <w:szCs w:val="28"/>
        </w:rPr>
        <w:t>RNN sample architecture</w:t>
      </w:r>
    </w:p>
    <w:p w14:paraId="7873DD0E" w14:textId="10969EF8" w:rsidR="00FD10B1" w:rsidRPr="00593CEB" w:rsidRDefault="00A01A97" w:rsidP="003D78BF">
      <w:pPr>
        <w:widowControl/>
        <w:tabs>
          <w:tab w:val="left" w:pos="1088"/>
        </w:tabs>
        <w:jc w:val="center"/>
        <w:rPr>
          <w:rFonts w:ascii="Calibri" w:hAnsi="Calibri" w:cs="Calibri"/>
          <w:sz w:val="28"/>
          <w:szCs w:val="28"/>
        </w:rPr>
      </w:pPr>
      <w:r w:rsidRPr="00593CEB">
        <w:rPr>
          <w:rFonts w:ascii="Calibri" w:hAnsi="Calibri" w:cs="Calibri"/>
          <w:noProof/>
          <w:color w:val="292929"/>
          <w:spacing w:val="-1"/>
          <w:sz w:val="28"/>
          <w:szCs w:val="28"/>
          <w:shd w:val="clear" w:color="auto" w:fill="FFFFFF"/>
        </w:rPr>
        <w:drawing>
          <wp:inline distT="0" distB="0" distL="0" distR="0" wp14:anchorId="460402A4" wp14:editId="699EEA7D">
            <wp:extent cx="5104765" cy="1744345"/>
            <wp:effectExtent l="0" t="0" r="0" b="0"/>
            <wp:docPr id="10" name="Picture 4" descr="Recurrent Neural Network (RNN) Tutorial: Types and Examples [Updated]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rent Neural Network (RNN) Tutorial: Types and Examples [Updated] |  Simpli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765" cy="1744345"/>
                    </a:xfrm>
                    <a:prstGeom prst="rect">
                      <a:avLst/>
                    </a:prstGeom>
                    <a:noFill/>
                    <a:ln>
                      <a:noFill/>
                    </a:ln>
                  </pic:spPr>
                </pic:pic>
              </a:graphicData>
            </a:graphic>
          </wp:inline>
        </w:drawing>
      </w:r>
    </w:p>
    <w:p w14:paraId="0FF44C56" w14:textId="77777777" w:rsidR="009A659C" w:rsidRPr="0082229B" w:rsidRDefault="00FD10B1" w:rsidP="0082229B">
      <w:pPr>
        <w:widowControl/>
        <w:spacing w:before="120" w:after="120"/>
        <w:jc w:val="both"/>
        <w:rPr>
          <w:rFonts w:ascii="Calibri" w:hAnsi="Calibri" w:cs="Calibri"/>
          <w:sz w:val="28"/>
          <w:szCs w:val="28"/>
        </w:rPr>
      </w:pPr>
      <w:r w:rsidRPr="00593CEB">
        <w:rPr>
          <w:rFonts w:ascii="Calibri" w:hAnsi="Calibri" w:cs="Calibri"/>
          <w:sz w:val="28"/>
          <w:szCs w:val="28"/>
        </w:rPr>
        <w:t xml:space="preserve">If we can obtain a suitable dataset with images and their corresponding human descriptions, we can train networks to automatically caption images. FLICKR 8K, FLICKR 30K, and MS-COCO are some most used datasets for </w:t>
      </w:r>
      <w:r w:rsidR="003165CE">
        <w:rPr>
          <w:rFonts w:ascii="Calibri" w:hAnsi="Calibri" w:cs="Calibri"/>
          <w:sz w:val="28"/>
          <w:szCs w:val="28"/>
        </w:rPr>
        <w:t>this</w:t>
      </w:r>
      <w:r w:rsidRPr="00593CEB">
        <w:rPr>
          <w:rFonts w:ascii="Calibri" w:hAnsi="Calibri" w:cs="Calibri"/>
          <w:sz w:val="28"/>
          <w:szCs w:val="28"/>
        </w:rPr>
        <w:t xml:space="preserve"> purpose.</w:t>
      </w:r>
    </w:p>
    <w:p w14:paraId="2A214899" w14:textId="77777777" w:rsidR="0082229B" w:rsidRPr="00EF465C" w:rsidRDefault="0082229B" w:rsidP="00EF465C">
      <w:pPr>
        <w:widowControl/>
        <w:spacing w:before="120" w:after="120"/>
        <w:jc w:val="both"/>
        <w:rPr>
          <w:rStyle w:val="Heading1Char"/>
          <w:rFonts w:ascii="Calibri" w:eastAsia="SimSun" w:hAnsi="Calibri" w:cs="Calibri"/>
        </w:rPr>
      </w:pPr>
      <w:bookmarkStart w:id="4" w:name="_Toc143469030"/>
      <w:r w:rsidRPr="00EF465C">
        <w:rPr>
          <w:rStyle w:val="Heading1Char"/>
          <w:rFonts w:ascii="Calibri" w:eastAsia="SimSun" w:hAnsi="Calibri" w:cs="Calibri"/>
        </w:rPr>
        <w:t>Proposed Approach</w:t>
      </w:r>
      <w:bookmarkEnd w:id="4"/>
    </w:p>
    <w:p w14:paraId="17FD42B2" w14:textId="77777777" w:rsidR="00597E91" w:rsidRDefault="00597E91" w:rsidP="00597E91">
      <w:pPr>
        <w:widowControl/>
        <w:spacing w:before="120" w:after="120"/>
        <w:jc w:val="both"/>
        <w:rPr>
          <w:rFonts w:ascii="Calibri" w:hAnsi="Calibri" w:cs="Calibri"/>
          <w:kern w:val="2"/>
          <w:sz w:val="28"/>
          <w:szCs w:val="28"/>
        </w:rPr>
      </w:pPr>
      <w:r>
        <w:rPr>
          <w:rFonts w:ascii="Calibri" w:hAnsi="Calibri" w:cs="Calibri"/>
          <w:sz w:val="28"/>
          <w:szCs w:val="28"/>
        </w:rPr>
        <w:t xml:space="preserve">For our Project, we used Flickr_8K dataset. It is a collection of sentence-based image descriptions. It consists of 8k images in JPEG format with different shapes and sizes. All images are paired with five different captions which provide clear descriptions of the salient entities and events. </w:t>
      </w:r>
    </w:p>
    <w:p w14:paraId="69F45D82" w14:textId="18A76B50" w:rsidR="00597E91" w:rsidRP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Selected model based on the research and reference code</w:t>
      </w:r>
    </w:p>
    <w:p w14:paraId="5EB442EE" w14:textId="742ED82F" w:rsidR="00597E91" w:rsidRP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CNN for training images – used VGG16 to extract the features</w:t>
      </w:r>
    </w:p>
    <w:p w14:paraId="44788438" w14:textId="0C1D340D" w:rsidR="00597E91" w:rsidRP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Applied Various Text Clean/process techniques and Tokenized</w:t>
      </w:r>
    </w:p>
    <w:p w14:paraId="4CB6ABEC" w14:textId="77777777" w:rsid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Caption Generation - Used LSTM to generate captions from the feature vectors and tokens fed to it.</w:t>
      </w:r>
    </w:p>
    <w:p w14:paraId="7382A6E7" w14:textId="702C5E30" w:rsidR="00597E91" w:rsidRDefault="00597E91" w:rsidP="00597E91">
      <w:pPr>
        <w:pStyle w:val="ListParagraph"/>
        <w:widowControl/>
        <w:numPr>
          <w:ilvl w:val="0"/>
          <w:numId w:val="14"/>
        </w:numPr>
        <w:spacing w:before="120" w:after="120"/>
        <w:jc w:val="both"/>
        <w:rPr>
          <w:rFonts w:ascii="Calibri" w:hAnsi="Calibri" w:cs="Calibri"/>
          <w:sz w:val="28"/>
          <w:szCs w:val="28"/>
        </w:rPr>
      </w:pPr>
      <w:r w:rsidRPr="00597E91">
        <w:rPr>
          <w:rFonts w:ascii="Calibri" w:hAnsi="Calibri" w:cs="Calibri"/>
          <w:sz w:val="28"/>
          <w:szCs w:val="28"/>
        </w:rPr>
        <w:t>Once done for one, implement more pre-trained models</w:t>
      </w:r>
    </w:p>
    <w:p w14:paraId="71265324" w14:textId="6F8FCCAD" w:rsidR="00597E91" w:rsidRPr="00597E91" w:rsidRDefault="00597E91" w:rsidP="00597E91">
      <w:pPr>
        <w:pStyle w:val="ListParagraph"/>
        <w:widowControl/>
        <w:spacing w:before="120" w:after="120"/>
        <w:jc w:val="both"/>
        <w:rPr>
          <w:rFonts w:ascii="Calibri" w:hAnsi="Calibri" w:cs="Calibri"/>
          <w:sz w:val="28"/>
          <w:szCs w:val="28"/>
        </w:rPr>
      </w:pPr>
      <w:r>
        <w:rPr>
          <w:rFonts w:ascii="Calibri" w:hAnsi="Calibri" w:cs="Calibri"/>
          <w:sz w:val="28"/>
          <w:szCs w:val="28"/>
        </w:rPr>
        <w:lastRenderedPageBreak/>
        <w:t>Refer to the image below on high level implementation of Image Captioning model design,</w:t>
      </w:r>
    </w:p>
    <w:p w14:paraId="7F315C0B" w14:textId="50829955" w:rsidR="0082229B" w:rsidRDefault="00A01A97" w:rsidP="0082229B">
      <w:pPr>
        <w:widowControl/>
        <w:jc w:val="center"/>
        <w:rPr>
          <w:rFonts w:ascii="Calibri" w:hAnsi="Calibri" w:cs="Calibri"/>
          <w:sz w:val="28"/>
          <w:szCs w:val="28"/>
        </w:rPr>
      </w:pPr>
      <w:r w:rsidRPr="00593CEB">
        <w:rPr>
          <w:rFonts w:ascii="Calibri" w:hAnsi="Calibri" w:cs="Calibri"/>
          <w:noProof/>
          <w:sz w:val="28"/>
          <w:szCs w:val="28"/>
        </w:rPr>
        <w:drawing>
          <wp:inline distT="0" distB="0" distL="0" distR="0" wp14:anchorId="22E61A15" wp14:editId="06ED1671">
            <wp:extent cx="3679825" cy="180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9825" cy="1800860"/>
                    </a:xfrm>
                    <a:prstGeom prst="rect">
                      <a:avLst/>
                    </a:prstGeom>
                    <a:noFill/>
                    <a:ln>
                      <a:noFill/>
                    </a:ln>
                  </pic:spPr>
                </pic:pic>
              </a:graphicData>
            </a:graphic>
          </wp:inline>
        </w:drawing>
      </w:r>
    </w:p>
    <w:p w14:paraId="033A25F9" w14:textId="1569D808" w:rsidR="00FD10B1" w:rsidRPr="00EF465C" w:rsidRDefault="00413F92" w:rsidP="00413F92">
      <w:pPr>
        <w:rPr>
          <w:rStyle w:val="Heading1Char"/>
          <w:rFonts w:ascii="Calibri" w:eastAsia="SimSun" w:hAnsi="Calibri" w:cs="Calibri"/>
        </w:rPr>
      </w:pPr>
      <w:bookmarkStart w:id="5" w:name="_Toc143469031"/>
      <w:r>
        <w:rPr>
          <w:rStyle w:val="Heading1Char"/>
          <w:rFonts w:ascii="Calibri" w:eastAsia="SimSun" w:hAnsi="Calibri" w:cs="Calibri"/>
        </w:rPr>
        <w:t xml:space="preserve">Pre-Trained </w:t>
      </w:r>
      <w:r w:rsidR="00FD10B1" w:rsidRPr="00EF465C">
        <w:rPr>
          <w:rStyle w:val="Heading1Char"/>
          <w:rFonts w:ascii="Calibri" w:eastAsia="SimSun" w:hAnsi="Calibri" w:cs="Calibri"/>
        </w:rPr>
        <w:t>Model</w:t>
      </w:r>
      <w:r>
        <w:rPr>
          <w:rStyle w:val="Heading1Char"/>
          <w:rFonts w:ascii="Calibri" w:eastAsia="SimSun" w:hAnsi="Calibri" w:cs="Calibri"/>
        </w:rPr>
        <w:t>s used</w:t>
      </w:r>
      <w:bookmarkEnd w:id="5"/>
    </w:p>
    <w:p w14:paraId="68CF7A7A" w14:textId="77777777" w:rsidR="00306E62" w:rsidRDefault="00306E62" w:rsidP="00306E62">
      <w:pPr>
        <w:widowControl/>
        <w:spacing w:before="120" w:after="120"/>
        <w:ind w:left="709"/>
        <w:jc w:val="both"/>
        <w:rPr>
          <w:rStyle w:val="BookTitle"/>
          <w:rFonts w:ascii="Calibri" w:hAnsi="Calibri" w:cs="Calibri"/>
          <w:sz w:val="28"/>
          <w:szCs w:val="28"/>
        </w:rPr>
      </w:pPr>
      <w:r>
        <w:rPr>
          <w:rStyle w:val="BookTitle"/>
          <w:rFonts w:ascii="Calibri" w:hAnsi="Calibri" w:cs="Calibri"/>
          <w:i w:val="0"/>
          <w:iCs w:val="0"/>
          <w:sz w:val="28"/>
          <w:szCs w:val="28"/>
        </w:rPr>
        <w:t>VGG-16</w:t>
      </w:r>
      <w:r>
        <w:rPr>
          <w:rStyle w:val="BookTitle"/>
          <w:rFonts w:ascii="Calibri" w:hAnsi="Calibri" w:cs="Calibri"/>
          <w:sz w:val="28"/>
          <w:szCs w:val="28"/>
        </w:rPr>
        <w:t>:</w:t>
      </w:r>
    </w:p>
    <w:p w14:paraId="7A9A7CED" w14:textId="77777777" w:rsidR="009F3458" w:rsidRPr="009F3458" w:rsidRDefault="009F3458" w:rsidP="009F3458">
      <w:pPr>
        <w:ind w:left="709"/>
        <w:rPr>
          <w:rStyle w:val="BookTitle"/>
          <w:rFonts w:ascii="Calibri" w:hAnsi="Calibri" w:cs="Calibri"/>
          <w:b w:val="0"/>
          <w:bCs w:val="0"/>
          <w:i w:val="0"/>
          <w:iCs w:val="0"/>
        </w:rPr>
      </w:pPr>
      <w:r w:rsidRPr="009F3458">
        <w:rPr>
          <w:rStyle w:val="BookTitle"/>
          <w:rFonts w:ascii="Calibri" w:hAnsi="Calibri" w:cs="Calibri"/>
          <w:b w:val="0"/>
          <w:bCs w:val="0"/>
          <w:i w:val="0"/>
          <w:iCs w:val="0"/>
        </w:rPr>
        <w:t>VGG16 refers to the VGG model, also called VGGNet. It is a convolution neural network (CNN) model supporting 16 layers. K. Simonyan and A. Zisserman from Oxford University proposed this model and published it in a paper called Very Deep Convolutional Networks for Large-Scale Image Recognition.</w:t>
      </w:r>
    </w:p>
    <w:p w14:paraId="13B78271" w14:textId="77777777" w:rsidR="009F3458" w:rsidRPr="009F3458" w:rsidRDefault="009F3458" w:rsidP="009F3458">
      <w:pPr>
        <w:ind w:left="709"/>
        <w:rPr>
          <w:rStyle w:val="BookTitle"/>
          <w:rFonts w:ascii="Calibri" w:hAnsi="Calibri" w:cs="Calibri"/>
          <w:b w:val="0"/>
          <w:bCs w:val="0"/>
          <w:i w:val="0"/>
          <w:iCs w:val="0"/>
        </w:rPr>
      </w:pPr>
    </w:p>
    <w:p w14:paraId="0213E3B9" w14:textId="77777777" w:rsidR="009F3458" w:rsidRPr="009F3458" w:rsidRDefault="009F3458" w:rsidP="009F3458">
      <w:pPr>
        <w:ind w:left="709"/>
        <w:rPr>
          <w:rStyle w:val="BookTitle"/>
          <w:rFonts w:ascii="Calibri" w:hAnsi="Calibri" w:cs="Calibri"/>
          <w:b w:val="0"/>
          <w:bCs w:val="0"/>
          <w:i w:val="0"/>
          <w:iCs w:val="0"/>
        </w:rPr>
      </w:pPr>
      <w:r w:rsidRPr="009F3458">
        <w:rPr>
          <w:rStyle w:val="BookTitle"/>
          <w:rFonts w:ascii="Calibri" w:hAnsi="Calibri" w:cs="Calibri"/>
          <w:b w:val="0"/>
          <w:bCs w:val="0"/>
          <w:i w:val="0"/>
          <w:iCs w:val="0"/>
        </w:rPr>
        <w:t xml:space="preserve">The VGG16 model can achieve a test accuracy of 92.7% in ImageNet, a dataset containing more than 14 million training images across 1000 object classes. It is one of the top models from the ILSVRC-2014 competition. </w:t>
      </w:r>
    </w:p>
    <w:p w14:paraId="5013EC4D" w14:textId="77777777" w:rsidR="009F3458" w:rsidRPr="009F3458" w:rsidRDefault="009F3458" w:rsidP="009F3458">
      <w:pPr>
        <w:ind w:left="709"/>
        <w:rPr>
          <w:rStyle w:val="BookTitle"/>
          <w:rFonts w:ascii="Calibri" w:hAnsi="Calibri" w:cs="Calibri"/>
          <w:b w:val="0"/>
          <w:bCs w:val="0"/>
          <w:i w:val="0"/>
          <w:iCs w:val="0"/>
        </w:rPr>
      </w:pPr>
    </w:p>
    <w:p w14:paraId="275D1361" w14:textId="77777777" w:rsidR="009F3458" w:rsidRDefault="009F3458" w:rsidP="009F3458">
      <w:pPr>
        <w:ind w:left="709"/>
        <w:rPr>
          <w:rStyle w:val="BookTitle"/>
          <w:rFonts w:ascii="Calibri" w:hAnsi="Calibri" w:cs="Calibri"/>
          <w:b w:val="0"/>
          <w:bCs w:val="0"/>
          <w:i w:val="0"/>
          <w:iCs w:val="0"/>
        </w:rPr>
      </w:pPr>
      <w:r w:rsidRPr="009F3458">
        <w:rPr>
          <w:rStyle w:val="BookTitle"/>
          <w:rFonts w:ascii="Calibri" w:hAnsi="Calibri" w:cs="Calibri"/>
          <w:b w:val="0"/>
          <w:bCs w:val="0"/>
          <w:i w:val="0"/>
          <w:iCs w:val="0"/>
        </w:rPr>
        <w:t>VGG16 improves on AlexNet and replaces the large filters with sequences of smaller 3×3 filters. In AlexNet, the kernel size is 11 for the first convolutional layer and 5 for the second layer. The researchers trained the VGG model for several weeks using NVIDIA Titan Black GPUs.</w:t>
      </w:r>
    </w:p>
    <w:p w14:paraId="38BD2CB5" w14:textId="3165C69A" w:rsidR="009F3458" w:rsidRDefault="00A01A97" w:rsidP="009F3458">
      <w:pPr>
        <w:ind w:left="709"/>
        <w:jc w:val="center"/>
        <w:rPr>
          <w:rStyle w:val="BookTitle"/>
          <w:rFonts w:ascii="Calibri" w:hAnsi="Calibri" w:cs="Calibri"/>
          <w:b w:val="0"/>
          <w:bCs w:val="0"/>
          <w:i w:val="0"/>
          <w:iCs w:val="0"/>
        </w:rPr>
      </w:pPr>
      <w:r>
        <w:rPr>
          <w:rStyle w:val="BookTitle"/>
          <w:rFonts w:ascii="Calibri" w:hAnsi="Calibri" w:cs="Calibri"/>
          <w:b w:val="0"/>
          <w:bCs w:val="0"/>
          <w:i w:val="0"/>
          <w:iCs w:val="0"/>
          <w:noProof/>
        </w:rPr>
        <w:drawing>
          <wp:inline distT="0" distB="0" distL="0" distR="0" wp14:anchorId="25612574" wp14:editId="4246CE51">
            <wp:extent cx="4506595" cy="264096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6595" cy="2640965"/>
                    </a:xfrm>
                    <a:prstGeom prst="rect">
                      <a:avLst/>
                    </a:prstGeom>
                    <a:noFill/>
                  </pic:spPr>
                </pic:pic>
              </a:graphicData>
            </a:graphic>
          </wp:inline>
        </w:drawing>
      </w:r>
    </w:p>
    <w:p w14:paraId="4C68E5A2" w14:textId="77777777" w:rsidR="009F3458" w:rsidRDefault="009F3458" w:rsidP="009F3458">
      <w:pPr>
        <w:ind w:left="709"/>
        <w:jc w:val="center"/>
        <w:rPr>
          <w:rStyle w:val="BookTitle"/>
          <w:rFonts w:ascii="Calibri" w:hAnsi="Calibri" w:cs="Calibri"/>
          <w:b w:val="0"/>
          <w:bCs w:val="0"/>
          <w:i w:val="0"/>
          <w:iCs w:val="0"/>
        </w:rPr>
      </w:pPr>
      <w:r>
        <w:rPr>
          <w:rFonts w:ascii="Montserrat" w:hAnsi="Montserrat"/>
          <w:color w:val="000000"/>
          <w:sz w:val="21"/>
          <w:szCs w:val="21"/>
          <w:shd w:val="clear" w:color="auto" w:fill="FFFFFF"/>
        </w:rPr>
        <w:t>Source: </w:t>
      </w:r>
      <w:hyperlink r:id="rId14" w:history="1">
        <w:r>
          <w:rPr>
            <w:rStyle w:val="Hyperlink"/>
            <w:rFonts w:ascii="Montserrat" w:hAnsi="Montserrat"/>
            <w:color w:val="0D6EFD"/>
            <w:sz w:val="21"/>
            <w:szCs w:val="21"/>
            <w:shd w:val="clear" w:color="auto" w:fill="FFFFFF"/>
          </w:rPr>
          <w:t>ResearchGate</w:t>
        </w:r>
      </w:hyperlink>
    </w:p>
    <w:p w14:paraId="6F3E556F" w14:textId="77777777" w:rsidR="00F91D02" w:rsidRPr="00F91D02" w:rsidRDefault="00F91D02" w:rsidP="00F91D02">
      <w:pPr>
        <w:ind w:left="709"/>
        <w:rPr>
          <w:rStyle w:val="BookTitle"/>
          <w:rFonts w:ascii="Calibri" w:hAnsi="Calibri" w:cs="Calibri"/>
          <w:i w:val="0"/>
          <w:iCs w:val="0"/>
        </w:rPr>
      </w:pPr>
      <w:r w:rsidRPr="00F91D02">
        <w:rPr>
          <w:rStyle w:val="BookTitle"/>
          <w:rFonts w:ascii="Calibri" w:hAnsi="Calibri" w:cs="Calibri"/>
          <w:i w:val="0"/>
          <w:iCs w:val="0"/>
        </w:rPr>
        <w:t>VGG architecture:</w:t>
      </w:r>
    </w:p>
    <w:p w14:paraId="45607E82" w14:textId="77777777" w:rsidR="00F91D02" w:rsidRPr="00F91D02" w:rsidRDefault="00F91D02" w:rsidP="00F91D02">
      <w:pPr>
        <w:ind w:left="709"/>
        <w:rPr>
          <w:rStyle w:val="BookTitle"/>
          <w:rFonts w:ascii="Calibri" w:hAnsi="Calibri" w:cs="Calibri"/>
          <w:b w:val="0"/>
          <w:bCs w:val="0"/>
          <w:i w:val="0"/>
          <w:iCs w:val="0"/>
        </w:rPr>
      </w:pPr>
    </w:p>
    <w:p w14:paraId="21E20C62" w14:textId="70EA6D5E"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Input</w:t>
      </w:r>
      <w:r w:rsidRPr="00F91D02">
        <w:rPr>
          <w:rStyle w:val="BookTitle"/>
          <w:rFonts w:ascii="Calibri" w:hAnsi="Calibri" w:cs="Calibri"/>
          <w:b w:val="0"/>
          <w:bCs w:val="0"/>
          <w:i w:val="0"/>
          <w:iCs w:val="0"/>
        </w:rPr>
        <w:t xml:space="preserve">—VGGNet receives a 224×224 image input. In the ImageNet competition, the model’s creators kept the image input size constant by cropping a 224×224 section </w:t>
      </w:r>
      <w:r w:rsidRPr="00F91D02">
        <w:rPr>
          <w:rStyle w:val="BookTitle"/>
          <w:rFonts w:ascii="Calibri" w:hAnsi="Calibri" w:cs="Calibri"/>
          <w:b w:val="0"/>
          <w:bCs w:val="0"/>
          <w:i w:val="0"/>
          <w:iCs w:val="0"/>
        </w:rPr>
        <w:lastRenderedPageBreak/>
        <w:t xml:space="preserve">from the </w:t>
      </w:r>
      <w:r w:rsidR="00F95F6A" w:rsidRPr="00F91D02">
        <w:rPr>
          <w:rStyle w:val="BookTitle"/>
          <w:rFonts w:ascii="Calibri" w:hAnsi="Calibri" w:cs="Calibri"/>
          <w:b w:val="0"/>
          <w:bCs w:val="0"/>
          <w:i w:val="0"/>
          <w:iCs w:val="0"/>
        </w:rPr>
        <w:t>centre</w:t>
      </w:r>
      <w:r w:rsidRPr="00F91D02">
        <w:rPr>
          <w:rStyle w:val="BookTitle"/>
          <w:rFonts w:ascii="Calibri" w:hAnsi="Calibri" w:cs="Calibri"/>
          <w:b w:val="0"/>
          <w:bCs w:val="0"/>
          <w:i w:val="0"/>
          <w:iCs w:val="0"/>
        </w:rPr>
        <w:t xml:space="preserve"> of each image.</w:t>
      </w:r>
    </w:p>
    <w:p w14:paraId="7801C631" w14:textId="77777777"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Convolutional layers</w:t>
      </w:r>
      <w:r w:rsidRPr="00F91D02">
        <w:rPr>
          <w:rStyle w:val="BookTitle"/>
          <w:rFonts w:ascii="Calibri" w:hAnsi="Calibri" w:cs="Calibri"/>
          <w:b w:val="0"/>
          <w:bCs w:val="0"/>
          <w:i w:val="0"/>
          <w:iCs w:val="0"/>
        </w:rPr>
        <w:t xml:space="preserve">—the convolutional filters of VGG use the smallest possible receptive field of 3×3. VGG also uses a 1×1 convolution filter as the input’s linear transformation. </w:t>
      </w:r>
    </w:p>
    <w:p w14:paraId="771D47A6" w14:textId="77777777"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ReLu activation</w:t>
      </w:r>
      <w:r w:rsidRPr="00F91D02">
        <w:rPr>
          <w:rStyle w:val="BookTitle"/>
          <w:rFonts w:ascii="Calibri" w:hAnsi="Calibri" w:cs="Calibri"/>
          <w:b w:val="0"/>
          <w:bCs w:val="0"/>
          <w:i w:val="0"/>
          <w:iCs w:val="0"/>
        </w:rPr>
        <w:t>—next is the Rectified Linear Unit Activation Function (ReLU) component, AlexNet’s major innovation for reducing training time. ReLU is a linear function that provides a matching output for positive inputs and outputs zero for negative inputs. VGG has a set convolution stride of 1 pixel to preserve the spatial resolution after convolution (the stride value reflects how many pixels the filter “moves” to cover the entire space of the image).</w:t>
      </w:r>
    </w:p>
    <w:p w14:paraId="3952A344" w14:textId="77777777"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Hidden layers</w:t>
      </w:r>
      <w:r w:rsidRPr="00F91D02">
        <w:rPr>
          <w:rStyle w:val="BookTitle"/>
          <w:rFonts w:ascii="Calibri" w:hAnsi="Calibri" w:cs="Calibri"/>
          <w:b w:val="0"/>
          <w:bCs w:val="0"/>
          <w:i w:val="0"/>
          <w:iCs w:val="0"/>
        </w:rPr>
        <w:t>—all the VGG network’s hidden layers use ReLU instead of Local Response Normalization like AlexNet. The latter increases training time and memory consumption with little improvement to overall accuracy.</w:t>
      </w:r>
    </w:p>
    <w:p w14:paraId="324E3A33" w14:textId="77777777" w:rsidR="00F91D02" w:rsidRPr="00F91D02"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Pooling layers</w:t>
      </w:r>
      <w:r w:rsidRPr="00F91D02">
        <w:rPr>
          <w:rStyle w:val="BookTitle"/>
          <w:rFonts w:ascii="Calibri" w:hAnsi="Calibri" w:cs="Calibri"/>
          <w:b w:val="0"/>
          <w:bCs w:val="0"/>
          <w:i w:val="0"/>
          <w:iCs w:val="0"/>
        </w:rPr>
        <w:t>–A pooling layer follows several convolutional layers—this helps reduce the dimensionality and the number of parameters of the feature maps created by each convolution step. Pooling is crucial given the rapid growth of the number of available filters from 64 to 128, 256, and eventually 512 in the final layers.</w:t>
      </w:r>
    </w:p>
    <w:p w14:paraId="7E1B8FD7" w14:textId="77777777" w:rsidR="009F3458" w:rsidRDefault="00F91D02" w:rsidP="00F91D02">
      <w:pPr>
        <w:ind w:left="709"/>
        <w:rPr>
          <w:rStyle w:val="BookTitle"/>
          <w:rFonts w:ascii="Calibri" w:hAnsi="Calibri" w:cs="Calibri"/>
          <w:b w:val="0"/>
          <w:bCs w:val="0"/>
          <w:i w:val="0"/>
          <w:iCs w:val="0"/>
        </w:rPr>
      </w:pPr>
      <w:r w:rsidRPr="00F91D02">
        <w:rPr>
          <w:rStyle w:val="BookTitle"/>
          <w:rFonts w:ascii="Calibri" w:hAnsi="Calibri" w:cs="Calibri"/>
          <w:i w:val="0"/>
          <w:iCs w:val="0"/>
        </w:rPr>
        <w:t>Fully connected layers</w:t>
      </w:r>
      <w:r w:rsidRPr="00F91D02">
        <w:rPr>
          <w:rStyle w:val="BookTitle"/>
          <w:rFonts w:ascii="Calibri" w:hAnsi="Calibri" w:cs="Calibri"/>
          <w:b w:val="0"/>
          <w:bCs w:val="0"/>
          <w:i w:val="0"/>
          <w:iCs w:val="0"/>
        </w:rPr>
        <w:t>—VGGNet includes three fully connected layers. The first two layers each have 4096 channels, and the third layer has 1000 channels, one for every class.</w:t>
      </w:r>
    </w:p>
    <w:p w14:paraId="026A18BB" w14:textId="77777777" w:rsidR="00306E62" w:rsidRDefault="00306E62" w:rsidP="009F3458">
      <w:pPr>
        <w:widowControl/>
        <w:spacing w:before="120" w:after="120"/>
        <w:ind w:left="709"/>
        <w:jc w:val="both"/>
        <w:rPr>
          <w:rStyle w:val="BookTitle"/>
          <w:rFonts w:ascii="Calibri" w:hAnsi="Calibri" w:cs="Calibri"/>
          <w:i w:val="0"/>
          <w:iCs w:val="0"/>
          <w:sz w:val="28"/>
          <w:szCs w:val="28"/>
        </w:rPr>
      </w:pPr>
      <w:r>
        <w:rPr>
          <w:rStyle w:val="BookTitle"/>
          <w:rFonts w:ascii="Calibri" w:hAnsi="Calibri" w:cs="Calibri"/>
          <w:i w:val="0"/>
          <w:iCs w:val="0"/>
          <w:sz w:val="28"/>
          <w:szCs w:val="28"/>
        </w:rPr>
        <w:t>Inception</w:t>
      </w:r>
      <w:r w:rsidR="00B378FD">
        <w:rPr>
          <w:rStyle w:val="BookTitle"/>
          <w:rFonts w:ascii="Calibri" w:hAnsi="Calibri" w:cs="Calibri"/>
          <w:i w:val="0"/>
          <w:iCs w:val="0"/>
          <w:sz w:val="28"/>
          <w:szCs w:val="28"/>
        </w:rPr>
        <w:t>V</w:t>
      </w:r>
      <w:r>
        <w:rPr>
          <w:rStyle w:val="BookTitle"/>
          <w:rFonts w:ascii="Calibri" w:hAnsi="Calibri" w:cs="Calibri"/>
          <w:i w:val="0"/>
          <w:iCs w:val="0"/>
          <w:sz w:val="28"/>
          <w:szCs w:val="28"/>
        </w:rPr>
        <w:t>3:</w:t>
      </w:r>
    </w:p>
    <w:p w14:paraId="3B436785" w14:textId="2C9E34E1" w:rsidR="009F3458" w:rsidRDefault="00F91D02" w:rsidP="009F3458">
      <w:pPr>
        <w:widowControl/>
        <w:spacing w:before="120" w:after="120"/>
        <w:ind w:left="709"/>
        <w:jc w:val="both"/>
        <w:rPr>
          <w:rStyle w:val="BookTitle"/>
          <w:rFonts w:ascii="Calibri" w:hAnsi="Calibri" w:cs="Calibri"/>
          <w:b w:val="0"/>
          <w:bCs w:val="0"/>
          <w:i w:val="0"/>
          <w:iCs w:val="0"/>
        </w:rPr>
      </w:pPr>
      <w:r w:rsidRPr="00F91D02">
        <w:rPr>
          <w:rStyle w:val="BookTitle"/>
          <w:rFonts w:ascii="Calibri" w:hAnsi="Calibri" w:cs="Calibri"/>
          <w:b w:val="0"/>
          <w:bCs w:val="0"/>
          <w:i w:val="0"/>
          <w:iCs w:val="0"/>
        </w:rPr>
        <w:t>The Inception V3 is a deep learning model based on Convolutional Neural Networks, which is used for image classification. The inception V3 is a superior version of the basic model Inception V1 which was introduced as Goog</w:t>
      </w:r>
      <w:r w:rsidR="00F95F6A">
        <w:rPr>
          <w:rStyle w:val="BookTitle"/>
          <w:rFonts w:ascii="Calibri" w:hAnsi="Calibri" w:cs="Calibri"/>
          <w:b w:val="0"/>
          <w:bCs w:val="0"/>
          <w:i w:val="0"/>
          <w:iCs w:val="0"/>
        </w:rPr>
        <w:t>L</w:t>
      </w:r>
      <w:r w:rsidRPr="00F91D02">
        <w:rPr>
          <w:rStyle w:val="BookTitle"/>
          <w:rFonts w:ascii="Calibri" w:hAnsi="Calibri" w:cs="Calibri"/>
          <w:b w:val="0"/>
          <w:bCs w:val="0"/>
          <w:i w:val="0"/>
          <w:iCs w:val="0"/>
        </w:rPr>
        <w:t>eNet in 2014. As the name suggests it was developed by a team at Google.</w:t>
      </w:r>
    </w:p>
    <w:p w14:paraId="23E72BE4" w14:textId="77777777" w:rsidR="00F91D02" w:rsidRPr="00F91D02" w:rsidRDefault="00F91D02" w:rsidP="00BD0A9B">
      <w:pPr>
        <w:widowControl/>
        <w:spacing w:before="120" w:after="120"/>
        <w:ind w:left="709"/>
        <w:jc w:val="both"/>
        <w:rPr>
          <w:rStyle w:val="BookTitle"/>
          <w:rFonts w:ascii="Calibri" w:hAnsi="Calibri" w:cs="Calibri"/>
          <w:b w:val="0"/>
          <w:bCs w:val="0"/>
          <w:i w:val="0"/>
          <w:iCs w:val="0"/>
        </w:rPr>
      </w:pPr>
      <w:r w:rsidRPr="00F91D02">
        <w:rPr>
          <w:rStyle w:val="BookTitle"/>
          <w:rFonts w:ascii="Calibri" w:hAnsi="Calibri" w:cs="Calibri"/>
          <w:b w:val="0"/>
          <w:bCs w:val="0"/>
          <w:i w:val="0"/>
          <w:iCs w:val="0"/>
        </w:rPr>
        <w:t>The basic module of the Inception V1 model is made up of four parallel layers.</w:t>
      </w:r>
    </w:p>
    <w:p w14:paraId="768B9ABF" w14:textId="77777777" w:rsidR="00F91D02" w:rsidRPr="00F91D02" w:rsidRDefault="00F91D02" w:rsidP="00BD0A9B">
      <w:pPr>
        <w:widowControl/>
        <w:numPr>
          <w:ilvl w:val="1"/>
          <w:numId w:val="11"/>
        </w:numPr>
        <w:spacing w:before="120" w:after="120"/>
        <w:jc w:val="both"/>
        <w:rPr>
          <w:rStyle w:val="BookTitle"/>
          <w:rFonts w:ascii="Calibri" w:hAnsi="Calibri" w:cs="Calibri"/>
          <w:b w:val="0"/>
          <w:bCs w:val="0"/>
          <w:i w:val="0"/>
          <w:iCs w:val="0"/>
        </w:rPr>
      </w:pPr>
      <w:r w:rsidRPr="00F91D02">
        <w:rPr>
          <w:rStyle w:val="BookTitle"/>
          <w:rFonts w:ascii="Calibri" w:hAnsi="Calibri" w:cs="Calibri"/>
          <w:b w:val="0"/>
          <w:bCs w:val="0"/>
          <w:i w:val="0"/>
          <w:iCs w:val="0"/>
        </w:rPr>
        <w:t>1×1 convolution</w:t>
      </w:r>
    </w:p>
    <w:p w14:paraId="64BC982E" w14:textId="77777777" w:rsidR="00F91D02" w:rsidRPr="00F91D02" w:rsidRDefault="00F91D02" w:rsidP="00BD0A9B">
      <w:pPr>
        <w:widowControl/>
        <w:numPr>
          <w:ilvl w:val="1"/>
          <w:numId w:val="11"/>
        </w:numPr>
        <w:spacing w:before="120" w:after="120"/>
        <w:jc w:val="both"/>
        <w:rPr>
          <w:rStyle w:val="BookTitle"/>
          <w:rFonts w:ascii="Calibri" w:hAnsi="Calibri" w:cs="Calibri"/>
          <w:b w:val="0"/>
          <w:bCs w:val="0"/>
          <w:i w:val="0"/>
          <w:iCs w:val="0"/>
        </w:rPr>
      </w:pPr>
      <w:r w:rsidRPr="00F91D02">
        <w:rPr>
          <w:rStyle w:val="BookTitle"/>
          <w:rFonts w:ascii="Calibri" w:hAnsi="Calibri" w:cs="Calibri"/>
          <w:b w:val="0"/>
          <w:bCs w:val="0"/>
          <w:i w:val="0"/>
          <w:iCs w:val="0"/>
        </w:rPr>
        <w:t>3×3 convolution</w:t>
      </w:r>
    </w:p>
    <w:p w14:paraId="32271439" w14:textId="77777777" w:rsidR="00F91D02" w:rsidRPr="00F91D02" w:rsidRDefault="00F91D02" w:rsidP="00BD0A9B">
      <w:pPr>
        <w:widowControl/>
        <w:numPr>
          <w:ilvl w:val="1"/>
          <w:numId w:val="11"/>
        </w:numPr>
        <w:spacing w:before="120" w:after="120"/>
        <w:jc w:val="both"/>
        <w:rPr>
          <w:rStyle w:val="BookTitle"/>
          <w:rFonts w:ascii="Calibri" w:hAnsi="Calibri" w:cs="Calibri"/>
          <w:b w:val="0"/>
          <w:bCs w:val="0"/>
          <w:i w:val="0"/>
          <w:iCs w:val="0"/>
        </w:rPr>
      </w:pPr>
      <w:r w:rsidRPr="00F91D02">
        <w:rPr>
          <w:rStyle w:val="BookTitle"/>
          <w:rFonts w:ascii="Calibri" w:hAnsi="Calibri" w:cs="Calibri"/>
          <w:b w:val="0"/>
          <w:bCs w:val="0"/>
          <w:i w:val="0"/>
          <w:iCs w:val="0"/>
        </w:rPr>
        <w:t>5×5 convolution</w:t>
      </w:r>
    </w:p>
    <w:p w14:paraId="203F9DAF" w14:textId="77777777" w:rsidR="00F91D02" w:rsidRPr="00F91D02" w:rsidRDefault="00F91D02" w:rsidP="00BD0A9B">
      <w:pPr>
        <w:widowControl/>
        <w:numPr>
          <w:ilvl w:val="1"/>
          <w:numId w:val="11"/>
        </w:numPr>
        <w:spacing w:before="120" w:after="120"/>
        <w:jc w:val="both"/>
        <w:rPr>
          <w:rStyle w:val="BookTitle"/>
          <w:rFonts w:ascii="Calibri" w:hAnsi="Calibri" w:cs="Calibri"/>
          <w:b w:val="0"/>
          <w:bCs w:val="0"/>
          <w:i w:val="0"/>
          <w:iCs w:val="0"/>
        </w:rPr>
      </w:pPr>
      <w:r w:rsidRPr="00F91D02">
        <w:rPr>
          <w:rStyle w:val="BookTitle"/>
          <w:rFonts w:ascii="Calibri" w:hAnsi="Calibri" w:cs="Calibri"/>
          <w:b w:val="0"/>
          <w:bCs w:val="0"/>
          <w:i w:val="0"/>
          <w:iCs w:val="0"/>
        </w:rPr>
        <w:t>3×3 max pooling</w:t>
      </w:r>
    </w:p>
    <w:p w14:paraId="43910749" w14:textId="77777777" w:rsidR="00F91D02" w:rsidRPr="00F91D02" w:rsidRDefault="00F91D02" w:rsidP="00F91D02">
      <w:pPr>
        <w:widowControl/>
        <w:spacing w:before="120" w:after="120"/>
        <w:ind w:left="709"/>
        <w:jc w:val="both"/>
        <w:rPr>
          <w:rStyle w:val="BookTitle"/>
          <w:rFonts w:ascii="Calibri" w:hAnsi="Calibri" w:cs="Calibri"/>
          <w:b w:val="0"/>
          <w:bCs w:val="0"/>
          <w:i w:val="0"/>
          <w:iCs w:val="0"/>
        </w:rPr>
      </w:pPr>
      <w:r w:rsidRPr="00F91D02">
        <w:rPr>
          <w:rStyle w:val="BookTitle"/>
          <w:rFonts w:ascii="Calibri" w:hAnsi="Calibri" w:cs="Calibri"/>
          <w:b w:val="0"/>
          <w:bCs w:val="0"/>
          <w:i w:val="0"/>
          <w:iCs w:val="0"/>
        </w:rPr>
        <w:t>Convolution - The process of transforming an image by applying a kernel over each pixel and its local neighbours across the entire image.</w:t>
      </w:r>
    </w:p>
    <w:p w14:paraId="504378EF" w14:textId="77777777" w:rsidR="00F91D02" w:rsidRDefault="00F91D02" w:rsidP="00F91D02">
      <w:pPr>
        <w:widowControl/>
        <w:spacing w:before="120" w:after="120"/>
        <w:ind w:left="709"/>
        <w:jc w:val="both"/>
        <w:rPr>
          <w:rStyle w:val="BookTitle"/>
          <w:rFonts w:ascii="Calibri" w:hAnsi="Calibri" w:cs="Calibri"/>
          <w:b w:val="0"/>
          <w:bCs w:val="0"/>
          <w:i w:val="0"/>
          <w:iCs w:val="0"/>
        </w:rPr>
      </w:pPr>
      <w:r w:rsidRPr="00F91D02">
        <w:rPr>
          <w:rStyle w:val="BookTitle"/>
          <w:rFonts w:ascii="Calibri" w:hAnsi="Calibri" w:cs="Calibri"/>
          <w:b w:val="0"/>
          <w:bCs w:val="0"/>
          <w:i w:val="0"/>
          <w:iCs w:val="0"/>
        </w:rPr>
        <w:t>Pooling - Pooling is the process used to reduce the dimensions of the feature map. There are different types of pooling, but the most common ones are max pooling and average pooling.</w:t>
      </w:r>
    </w:p>
    <w:p w14:paraId="4783407D" w14:textId="7FA75313" w:rsidR="00F91D02" w:rsidRDefault="00A01A97" w:rsidP="00F91D02">
      <w:pPr>
        <w:widowControl/>
        <w:spacing w:before="120" w:after="120"/>
        <w:ind w:left="709"/>
        <w:jc w:val="center"/>
        <w:rPr>
          <w:rStyle w:val="BookTitle"/>
          <w:rFonts w:ascii="Calibri" w:hAnsi="Calibri" w:cs="Calibri"/>
          <w:b w:val="0"/>
          <w:bCs w:val="0"/>
          <w:i w:val="0"/>
          <w:iCs w:val="0"/>
        </w:rPr>
      </w:pPr>
      <w:r w:rsidRPr="00F91D02">
        <w:rPr>
          <w:rStyle w:val="BookTitle"/>
          <w:rFonts w:ascii="Calibri" w:hAnsi="Calibri" w:cs="Calibri"/>
          <w:b w:val="0"/>
          <w:bCs w:val="0"/>
          <w:i w:val="0"/>
          <w:iCs w:val="0"/>
          <w:noProof/>
        </w:rPr>
        <w:lastRenderedPageBreak/>
        <w:drawing>
          <wp:inline distT="0" distB="0" distL="0" distR="0" wp14:anchorId="1AE69EF8" wp14:editId="064E29D4">
            <wp:extent cx="4157345" cy="206756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7345" cy="2067560"/>
                    </a:xfrm>
                    <a:prstGeom prst="rect">
                      <a:avLst/>
                    </a:prstGeom>
                    <a:noFill/>
                  </pic:spPr>
                </pic:pic>
              </a:graphicData>
            </a:graphic>
          </wp:inline>
        </w:drawing>
      </w:r>
    </w:p>
    <w:p w14:paraId="114DE92F" w14:textId="4C5F5941" w:rsidR="00F91D02" w:rsidRPr="00F91D02" w:rsidRDefault="00F91D02" w:rsidP="00F91D02">
      <w:pPr>
        <w:widowControl/>
        <w:spacing w:before="120" w:after="120"/>
        <w:ind w:left="709"/>
        <w:rPr>
          <w:rStyle w:val="BookTitle"/>
          <w:rFonts w:ascii="Calibri" w:hAnsi="Calibri" w:cs="Calibri"/>
          <w:b w:val="0"/>
          <w:bCs w:val="0"/>
          <w:i w:val="0"/>
          <w:iCs w:val="0"/>
        </w:rPr>
      </w:pPr>
      <w:r w:rsidRPr="00F91D02">
        <w:rPr>
          <w:rStyle w:val="BookTitle"/>
          <w:rFonts w:ascii="Calibri" w:hAnsi="Calibri" w:cs="Calibri"/>
          <w:b w:val="0"/>
          <w:bCs w:val="0"/>
          <w:i w:val="0"/>
          <w:iCs w:val="0"/>
        </w:rPr>
        <w:t>This module of the Inception V1 is called the Naive form. One of the drawbacks of this naive form is that even the 5×5 convolutional layer is computationally pretty expensive i.e.</w:t>
      </w:r>
      <w:r w:rsidR="00F95F6A">
        <w:rPr>
          <w:rStyle w:val="BookTitle"/>
          <w:rFonts w:ascii="Calibri" w:hAnsi="Calibri" w:cs="Calibri"/>
          <w:b w:val="0"/>
          <w:bCs w:val="0"/>
          <w:i w:val="0"/>
          <w:iCs w:val="0"/>
        </w:rPr>
        <w:t>,</w:t>
      </w:r>
      <w:r w:rsidRPr="00F91D02">
        <w:rPr>
          <w:rStyle w:val="BookTitle"/>
          <w:rFonts w:ascii="Calibri" w:hAnsi="Calibri" w:cs="Calibri"/>
          <w:b w:val="0"/>
          <w:bCs w:val="0"/>
          <w:i w:val="0"/>
          <w:iCs w:val="0"/>
        </w:rPr>
        <w:t xml:space="preserve"> time-consuming and requires high computational power.</w:t>
      </w:r>
    </w:p>
    <w:p w14:paraId="524B430A" w14:textId="77777777" w:rsidR="00F91D02" w:rsidRDefault="00F91D02" w:rsidP="00F91D02">
      <w:pPr>
        <w:widowControl/>
        <w:spacing w:before="120" w:after="120"/>
        <w:ind w:left="709"/>
        <w:rPr>
          <w:rStyle w:val="BookTitle"/>
          <w:rFonts w:ascii="Calibri" w:hAnsi="Calibri" w:cs="Calibri"/>
          <w:b w:val="0"/>
          <w:bCs w:val="0"/>
          <w:i w:val="0"/>
          <w:iCs w:val="0"/>
        </w:rPr>
      </w:pPr>
      <w:r w:rsidRPr="00F91D02">
        <w:rPr>
          <w:rStyle w:val="BookTitle"/>
          <w:rFonts w:ascii="Calibri" w:hAnsi="Calibri" w:cs="Calibri"/>
          <w:b w:val="0"/>
          <w:bCs w:val="0"/>
          <w:i w:val="0"/>
          <w:iCs w:val="0"/>
        </w:rPr>
        <w:t>To overcome this the authors added a 1×1 convolutional layer before each convolutional layer, which results in reduced dimensions of the network and faster computations.</w:t>
      </w:r>
    </w:p>
    <w:p w14:paraId="2C57BBDD" w14:textId="7D4B7B8C" w:rsidR="00F91D02" w:rsidRDefault="00A01A97" w:rsidP="00F91D02">
      <w:pPr>
        <w:widowControl/>
        <w:spacing w:before="120" w:after="120"/>
        <w:ind w:left="709"/>
        <w:jc w:val="center"/>
        <w:rPr>
          <w:rStyle w:val="BookTitle"/>
          <w:rFonts w:ascii="Calibri" w:hAnsi="Calibri" w:cs="Calibri"/>
          <w:b w:val="0"/>
          <w:bCs w:val="0"/>
          <w:i w:val="0"/>
          <w:iCs w:val="0"/>
        </w:rPr>
      </w:pPr>
      <w:r w:rsidRPr="00F91D02">
        <w:rPr>
          <w:rStyle w:val="BookTitle"/>
          <w:rFonts w:ascii="Calibri" w:hAnsi="Calibri" w:cs="Calibri"/>
          <w:b w:val="0"/>
          <w:bCs w:val="0"/>
          <w:i w:val="0"/>
          <w:iCs w:val="0"/>
          <w:noProof/>
        </w:rPr>
        <w:drawing>
          <wp:inline distT="0" distB="0" distL="0" distR="0" wp14:anchorId="1C6D630B" wp14:editId="0BDB7606">
            <wp:extent cx="4354195" cy="232029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4195" cy="2320290"/>
                    </a:xfrm>
                    <a:prstGeom prst="rect">
                      <a:avLst/>
                    </a:prstGeom>
                    <a:noFill/>
                  </pic:spPr>
                </pic:pic>
              </a:graphicData>
            </a:graphic>
          </wp:inline>
        </w:drawing>
      </w:r>
    </w:p>
    <w:p w14:paraId="3CCECFF9" w14:textId="77777777" w:rsidR="00BD0A9B" w:rsidRPr="00BD0A9B" w:rsidRDefault="00BD0A9B" w:rsidP="00BD0A9B">
      <w:pPr>
        <w:widowControl/>
        <w:spacing w:before="120" w:after="120"/>
        <w:ind w:left="709"/>
        <w:rPr>
          <w:rStyle w:val="BookTitle"/>
          <w:rFonts w:ascii="Calibri" w:hAnsi="Calibri" w:cs="Calibri"/>
          <w:b w:val="0"/>
          <w:bCs w:val="0"/>
          <w:i w:val="0"/>
          <w:iCs w:val="0"/>
        </w:rPr>
      </w:pPr>
      <w:r w:rsidRPr="00BD0A9B">
        <w:rPr>
          <w:rStyle w:val="BookTitle"/>
          <w:rFonts w:ascii="Calibri" w:hAnsi="Calibri" w:cs="Calibri"/>
          <w:b w:val="0"/>
          <w:bCs w:val="0"/>
          <w:i w:val="0"/>
          <w:iCs w:val="0"/>
        </w:rPr>
        <w:t>The inception V3 is just the advanced and optimized version of the inception V1 model. The Inception V3 model used several techniques for optimizing the network for better model adaptation.</w:t>
      </w:r>
    </w:p>
    <w:p w14:paraId="650D5042"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It has higher efficiency</w:t>
      </w:r>
    </w:p>
    <w:p w14:paraId="4ACCD4C9"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It has a deeper network compared to the Inception V1 and V2 models, but its speed isn't compromised.</w:t>
      </w:r>
    </w:p>
    <w:p w14:paraId="2F0BF092"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It is computationally less expensive.</w:t>
      </w:r>
    </w:p>
    <w:p w14:paraId="7818EACD" w14:textId="77777777" w:rsid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It uses auxiliary Classifiers as regularizes.</w:t>
      </w:r>
    </w:p>
    <w:p w14:paraId="6EF4AB89" w14:textId="77777777" w:rsidR="00BD0A9B" w:rsidRPr="00BD0A9B" w:rsidRDefault="00BD0A9B" w:rsidP="00BD0A9B">
      <w:pPr>
        <w:widowControl/>
        <w:spacing w:before="120" w:after="120"/>
        <w:ind w:left="709"/>
        <w:rPr>
          <w:rStyle w:val="BookTitle"/>
          <w:rFonts w:ascii="Calibri" w:hAnsi="Calibri" w:cs="Calibri"/>
          <w:b w:val="0"/>
          <w:bCs w:val="0"/>
          <w:i w:val="0"/>
          <w:iCs w:val="0"/>
        </w:rPr>
      </w:pPr>
      <w:r w:rsidRPr="00BD0A9B">
        <w:rPr>
          <w:rStyle w:val="BookTitle"/>
          <w:rFonts w:ascii="Calibri" w:hAnsi="Calibri" w:cs="Calibri"/>
          <w:b w:val="0"/>
          <w:bCs w:val="0"/>
          <w:i w:val="0"/>
          <w:iCs w:val="0"/>
        </w:rPr>
        <w:t>The major modifications done on the Inception V3 model are</w:t>
      </w:r>
      <w:r>
        <w:rPr>
          <w:rStyle w:val="BookTitle"/>
          <w:rFonts w:ascii="Calibri" w:hAnsi="Calibri" w:cs="Calibri"/>
          <w:b w:val="0"/>
          <w:bCs w:val="0"/>
          <w:i w:val="0"/>
          <w:iCs w:val="0"/>
        </w:rPr>
        <w:t>:</w:t>
      </w:r>
    </w:p>
    <w:p w14:paraId="3B65AAB8"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Factorization into Smaller Convolutions</w:t>
      </w:r>
    </w:p>
    <w:p w14:paraId="465329BD"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lastRenderedPageBreak/>
        <w:t>Spatial Factorization into Asymmetric Convolutions</w:t>
      </w:r>
    </w:p>
    <w:p w14:paraId="7F7509C7" w14:textId="77777777" w:rsidR="00BD0A9B" w:rsidRP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Utility of Auxiliary Classifiers</w:t>
      </w:r>
    </w:p>
    <w:p w14:paraId="48051A7E" w14:textId="77777777" w:rsidR="00BD0A9B" w:rsidRDefault="00BD0A9B" w:rsidP="00BD0A9B">
      <w:pPr>
        <w:widowControl/>
        <w:numPr>
          <w:ilvl w:val="1"/>
          <w:numId w:val="11"/>
        </w:numPr>
        <w:spacing w:before="120" w:after="120"/>
        <w:rPr>
          <w:rStyle w:val="BookTitle"/>
          <w:rFonts w:ascii="Calibri" w:hAnsi="Calibri" w:cs="Calibri"/>
          <w:b w:val="0"/>
          <w:bCs w:val="0"/>
          <w:i w:val="0"/>
          <w:iCs w:val="0"/>
        </w:rPr>
      </w:pPr>
      <w:r w:rsidRPr="00BD0A9B">
        <w:rPr>
          <w:rStyle w:val="BookTitle"/>
          <w:rFonts w:ascii="Calibri" w:hAnsi="Calibri" w:cs="Calibri"/>
          <w:b w:val="0"/>
          <w:bCs w:val="0"/>
          <w:i w:val="0"/>
          <w:iCs w:val="0"/>
        </w:rPr>
        <w:t>Efficient Grid Size Reduction</w:t>
      </w:r>
    </w:p>
    <w:p w14:paraId="06D62FB7" w14:textId="26BD001F" w:rsidR="00BD0A9B" w:rsidRDefault="00A01A97" w:rsidP="00BD0A9B">
      <w:pPr>
        <w:widowControl/>
        <w:spacing w:before="120" w:after="120"/>
        <w:ind w:left="720"/>
        <w:jc w:val="center"/>
        <w:rPr>
          <w:rStyle w:val="BookTitle"/>
          <w:rFonts w:ascii="Calibri" w:hAnsi="Calibri" w:cs="Calibri"/>
          <w:b w:val="0"/>
          <w:bCs w:val="0"/>
          <w:i w:val="0"/>
          <w:iCs w:val="0"/>
        </w:rPr>
      </w:pPr>
      <w:r w:rsidRPr="00BD0A9B">
        <w:rPr>
          <w:rStyle w:val="BookTitle"/>
          <w:rFonts w:ascii="Calibri" w:hAnsi="Calibri" w:cs="Calibri"/>
          <w:b w:val="0"/>
          <w:bCs w:val="0"/>
          <w:i w:val="0"/>
          <w:iCs w:val="0"/>
          <w:noProof/>
        </w:rPr>
        <w:drawing>
          <wp:inline distT="0" distB="0" distL="0" distR="0" wp14:anchorId="2B7D5365" wp14:editId="1F2D4501">
            <wp:extent cx="5166360" cy="2009775"/>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360" cy="2009775"/>
                    </a:xfrm>
                    <a:prstGeom prst="rect">
                      <a:avLst/>
                    </a:prstGeom>
                    <a:noFill/>
                  </pic:spPr>
                </pic:pic>
              </a:graphicData>
            </a:graphic>
          </wp:inline>
        </w:drawing>
      </w:r>
    </w:p>
    <w:p w14:paraId="61F12E16" w14:textId="77777777" w:rsidR="00BD0A9B" w:rsidRDefault="00BD0A9B" w:rsidP="00BD0A9B">
      <w:pPr>
        <w:widowControl/>
        <w:spacing w:before="120" w:after="120"/>
        <w:ind w:left="720"/>
        <w:jc w:val="center"/>
        <w:rPr>
          <w:rStyle w:val="BookTitle"/>
          <w:rFonts w:ascii="Calibri" w:hAnsi="Calibri" w:cs="Calibri"/>
          <w:b w:val="0"/>
          <w:bCs w:val="0"/>
          <w:i w:val="0"/>
          <w:iCs w:val="0"/>
        </w:rPr>
      </w:pPr>
      <w:r>
        <w:rPr>
          <w:rStyle w:val="BookTitle"/>
          <w:rFonts w:ascii="Calibri" w:hAnsi="Calibri" w:cs="Calibri"/>
          <w:b w:val="0"/>
          <w:bCs w:val="0"/>
          <w:i w:val="0"/>
          <w:iCs w:val="0"/>
        </w:rPr>
        <w:t xml:space="preserve">Source: </w:t>
      </w:r>
      <w:hyperlink r:id="rId18" w:history="1">
        <w:r w:rsidRPr="00FE3679">
          <w:rPr>
            <w:rStyle w:val="Hyperlink"/>
            <w:rFonts w:ascii="Calibri" w:hAnsi="Calibri" w:cs="Calibri"/>
            <w:spacing w:val="5"/>
          </w:rPr>
          <w:t>https://iq.opengenus.org/inception-v3-model-architecture/</w:t>
        </w:r>
      </w:hyperlink>
    </w:p>
    <w:p w14:paraId="45B31290" w14:textId="77777777" w:rsidR="00FE77E6" w:rsidRDefault="00FE77E6">
      <w:pPr>
        <w:widowControl/>
        <w:suppressAutoHyphens w:val="0"/>
        <w:rPr>
          <w:rFonts w:ascii="Calibri Light" w:eastAsia="Times New Roman" w:hAnsi="Calibri Light" w:cs="Mangal"/>
          <w:b/>
          <w:bCs/>
          <w:kern w:val="32"/>
          <w:sz w:val="32"/>
          <w:szCs w:val="29"/>
        </w:rPr>
      </w:pPr>
      <w:r>
        <w:br w:type="page"/>
      </w:r>
    </w:p>
    <w:p w14:paraId="55414534" w14:textId="065D55D9" w:rsidR="0082229B" w:rsidRPr="00EF465C" w:rsidRDefault="0082229B" w:rsidP="00EF465C">
      <w:pPr>
        <w:widowControl/>
        <w:spacing w:before="120" w:after="120"/>
        <w:jc w:val="both"/>
        <w:rPr>
          <w:rStyle w:val="Heading1Char"/>
          <w:rFonts w:ascii="Calibri" w:eastAsia="SimSun" w:hAnsi="Calibri" w:cs="Calibri"/>
        </w:rPr>
      </w:pPr>
      <w:del w:id="6" w:author="Raheem Baig" w:date="2023-08-20T22:43:00Z">
        <w:r w:rsidRPr="00EF465C">
          <w:rPr>
            <w:rStyle w:val="Heading1Char"/>
            <w:rFonts w:ascii="Calibri" w:eastAsia="SimSun" w:hAnsi="Calibri" w:cs="Calibri"/>
          </w:rPr>
          <w:lastRenderedPageBreak/>
          <w:delText>Implantation</w:delText>
        </w:r>
      </w:del>
      <w:bookmarkStart w:id="7" w:name="_Toc143469032"/>
      <w:ins w:id="8" w:author="Raheem Baig" w:date="2023-08-20T22:43:00Z">
        <w:r w:rsidRPr="00EF465C">
          <w:rPr>
            <w:rStyle w:val="Heading1Char"/>
            <w:rFonts w:ascii="Calibri" w:eastAsia="SimSun" w:hAnsi="Calibri" w:cs="Calibri"/>
          </w:rPr>
          <w:t>Impl</w:t>
        </w:r>
        <w:r w:rsidR="00D26645" w:rsidRPr="00EF465C">
          <w:rPr>
            <w:rStyle w:val="Heading1Char"/>
            <w:rFonts w:ascii="Calibri" w:eastAsia="SimSun" w:hAnsi="Calibri" w:cs="Calibri"/>
          </w:rPr>
          <w:t>eme</w:t>
        </w:r>
        <w:r w:rsidRPr="00EF465C">
          <w:rPr>
            <w:rStyle w:val="Heading1Char"/>
            <w:rFonts w:ascii="Calibri" w:eastAsia="SimSun" w:hAnsi="Calibri" w:cs="Calibri"/>
          </w:rPr>
          <w:t>ntation</w:t>
        </w:r>
      </w:ins>
      <w:r w:rsidRPr="00EF465C">
        <w:rPr>
          <w:rStyle w:val="Heading1Char"/>
          <w:rFonts w:ascii="Calibri" w:eastAsia="SimSun" w:hAnsi="Calibri" w:cs="Calibri"/>
        </w:rPr>
        <w:t xml:space="preserve"> details</w:t>
      </w:r>
      <w:bookmarkEnd w:id="7"/>
      <w:del w:id="9" w:author="Raheem Baig" w:date="2023-08-20T22:43:00Z">
        <w:r w:rsidRPr="00EF465C">
          <w:rPr>
            <w:rStyle w:val="Heading1Char"/>
            <w:rFonts w:ascii="Calibri" w:eastAsia="SimSun" w:hAnsi="Calibri" w:cs="Calibri"/>
          </w:rPr>
          <w:delText>:</w:delText>
        </w:r>
      </w:del>
    </w:p>
    <w:p w14:paraId="4408CCBC" w14:textId="627B1B5E" w:rsidR="0082229B" w:rsidRPr="00EF465C" w:rsidRDefault="0082229B" w:rsidP="00EF465C">
      <w:pPr>
        <w:rPr>
          <w:b/>
          <w:bCs/>
        </w:rPr>
      </w:pPr>
      <w:r w:rsidRPr="00EF465C">
        <w:rPr>
          <w:b/>
          <w:bCs/>
        </w:rPr>
        <w:t>Model Design</w:t>
      </w:r>
    </w:p>
    <w:p w14:paraId="27D5BD31" w14:textId="0C15080B" w:rsidR="0010536E" w:rsidRDefault="007A416F" w:rsidP="00597E91">
      <w:pPr>
        <w:ind w:left="709" w:firstLine="709"/>
      </w:pPr>
      <w:r>
        <w:t>VGG16 Pretrained model</w:t>
      </w:r>
      <w:r w:rsidR="00EC4B43">
        <w:t xml:space="preserve"> to generate features of Flicker 8K dataset</w:t>
      </w:r>
      <w:r w:rsidR="00C1388B">
        <w:t>:</w:t>
      </w:r>
    </w:p>
    <w:p w14:paraId="03D15D25" w14:textId="67631801" w:rsidR="0010536E" w:rsidRDefault="0010536E" w:rsidP="0010536E">
      <w:r w:rsidRPr="0010536E">
        <w:drawing>
          <wp:inline distT="0" distB="0" distL="0" distR="0" wp14:anchorId="39E446A3" wp14:editId="0576ADA4">
            <wp:extent cx="4802855" cy="5920383"/>
            <wp:effectExtent l="0" t="0" r="0" b="4445"/>
            <wp:docPr id="25" name="Picture 5">
              <a:extLst xmlns:a="http://schemas.openxmlformats.org/drawingml/2006/main">
                <a:ext uri="{FF2B5EF4-FFF2-40B4-BE49-F238E27FC236}">
                  <a16:creationId xmlns:a16="http://schemas.microsoft.com/office/drawing/2014/main" id="{893B0B66-9A50-47EC-8A63-1A32E23FC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93B0B66-9A50-47EC-8A63-1A32E23FC1A0}"/>
                        </a:ext>
                      </a:extLst>
                    </pic:cNvPr>
                    <pic:cNvPicPr>
                      <a:picLocks noChangeAspect="1"/>
                    </pic:cNvPicPr>
                  </pic:nvPicPr>
                  <pic:blipFill>
                    <a:blip r:embed="rId19"/>
                    <a:stretch>
                      <a:fillRect/>
                    </a:stretch>
                  </pic:blipFill>
                  <pic:spPr>
                    <a:xfrm>
                      <a:off x="0" y="0"/>
                      <a:ext cx="4802855" cy="5920383"/>
                    </a:xfrm>
                    <a:prstGeom prst="rect">
                      <a:avLst/>
                    </a:prstGeom>
                  </pic:spPr>
                </pic:pic>
              </a:graphicData>
            </a:graphic>
          </wp:inline>
        </w:drawing>
      </w:r>
    </w:p>
    <w:p w14:paraId="5F9CD174" w14:textId="07543218" w:rsidR="00EC4B43" w:rsidRDefault="00EC4B43">
      <w:pPr>
        <w:widowControl/>
        <w:suppressAutoHyphens w:val="0"/>
      </w:pPr>
      <w:r>
        <w:br w:type="page"/>
      </w:r>
    </w:p>
    <w:p w14:paraId="15EB06B3" w14:textId="687DCE5D" w:rsidR="00EC4B43" w:rsidRDefault="00EC4B43" w:rsidP="00EC4B43">
      <w:r>
        <w:lastRenderedPageBreak/>
        <w:t>Implemented CNN + LSTM model to generate captions:</w:t>
      </w:r>
    </w:p>
    <w:p w14:paraId="441287A8" w14:textId="77777777" w:rsidR="007A416F" w:rsidRDefault="007A416F" w:rsidP="0010536E"/>
    <w:p w14:paraId="779F2080" w14:textId="4DEE4604" w:rsidR="007A416F" w:rsidRPr="0010536E" w:rsidRDefault="007A416F" w:rsidP="0010536E">
      <w:r w:rsidRPr="007A416F">
        <w:drawing>
          <wp:inline distT="0" distB="0" distL="0" distR="0" wp14:anchorId="4900DBAC" wp14:editId="40F8359E">
            <wp:extent cx="5502541" cy="5920383"/>
            <wp:effectExtent l="0" t="0" r="3175" b="4445"/>
            <wp:docPr id="26" name="Content Placeholder 8">
              <a:extLst xmlns:a="http://schemas.openxmlformats.org/drawingml/2006/main">
                <a:ext uri="{FF2B5EF4-FFF2-40B4-BE49-F238E27FC236}">
                  <a16:creationId xmlns:a16="http://schemas.microsoft.com/office/drawing/2014/main" id="{FECF5897-A44E-4416-BE76-23562B3B6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8">
                      <a:extLst>
                        <a:ext uri="{FF2B5EF4-FFF2-40B4-BE49-F238E27FC236}">
                          <a16:creationId xmlns:a16="http://schemas.microsoft.com/office/drawing/2014/main" id="{FECF5897-A44E-4416-BE76-23562B3B669B}"/>
                        </a:ext>
                      </a:extLst>
                    </pic:cNvPr>
                    <pic:cNvPicPr>
                      <a:picLocks noChangeAspect="1"/>
                    </pic:cNvPicPr>
                  </pic:nvPicPr>
                  <pic:blipFill>
                    <a:blip r:embed="rId20"/>
                    <a:stretch>
                      <a:fillRect/>
                    </a:stretch>
                  </pic:blipFill>
                  <pic:spPr>
                    <a:xfrm>
                      <a:off x="0" y="0"/>
                      <a:ext cx="5502541" cy="5920383"/>
                    </a:xfrm>
                    <a:prstGeom prst="rect">
                      <a:avLst/>
                    </a:prstGeom>
                  </pic:spPr>
                </pic:pic>
              </a:graphicData>
            </a:graphic>
          </wp:inline>
        </w:drawing>
      </w:r>
    </w:p>
    <w:p w14:paraId="20A310E8" w14:textId="77777777" w:rsidR="0082229B" w:rsidRPr="00EF465C" w:rsidRDefault="0082229B" w:rsidP="00EF465C">
      <w:pPr>
        <w:rPr>
          <w:b/>
          <w:bCs/>
        </w:rPr>
      </w:pPr>
      <w:r w:rsidRPr="00EF465C">
        <w:rPr>
          <w:b/>
          <w:bCs/>
        </w:rPr>
        <w:t>Training</w:t>
      </w:r>
    </w:p>
    <w:p w14:paraId="2ACC4822" w14:textId="715CDEE7" w:rsidR="0082229B" w:rsidRDefault="00E735D2" w:rsidP="00E735D2">
      <w:pPr>
        <w:ind w:left="1134"/>
      </w:pPr>
      <w:r w:rsidRPr="00E735D2">
        <w:t xml:space="preserve">For Training the model, we used a data generator function. The function was fed with features generated using VGG16, tokenized text, mapping of images &amp; captions from flicker_8k dataset. To avoid </w:t>
      </w:r>
      <w:r w:rsidR="00FE77E6">
        <w:t xml:space="preserve">crashing of </w:t>
      </w:r>
      <w:r w:rsidR="00F53F92">
        <w:t xml:space="preserve">model training </w:t>
      </w:r>
      <w:r w:rsidRPr="00E735D2">
        <w:t>session</w:t>
      </w:r>
      <w:r w:rsidR="00FE77E6">
        <w:t>s,</w:t>
      </w:r>
      <w:r w:rsidRPr="00E735D2">
        <w:t xml:space="preserve"> the mapping data was split into 32 batches and iterated over 20 epochs.</w:t>
      </w:r>
    </w:p>
    <w:p w14:paraId="0285A28D" w14:textId="5BB9A15C" w:rsidR="00EC4B43" w:rsidRDefault="00EC4B43" w:rsidP="00E735D2">
      <w:pPr>
        <w:ind w:left="1134"/>
      </w:pPr>
    </w:p>
    <w:p w14:paraId="7B7031B8" w14:textId="77BAE603" w:rsidR="00EC4B43" w:rsidRPr="0082229B" w:rsidRDefault="00EC4B43" w:rsidP="00E735D2">
      <w:pPr>
        <w:ind w:left="1134"/>
      </w:pPr>
      <w:r>
        <w:rPr>
          <w:noProof/>
        </w:rPr>
        <w:lastRenderedPageBreak/>
        <w:drawing>
          <wp:inline distT="0" distB="0" distL="0" distR="0" wp14:anchorId="5817032A" wp14:editId="6C1CDC6E">
            <wp:extent cx="6120130" cy="3798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98570"/>
                    </a:xfrm>
                    <a:prstGeom prst="rect">
                      <a:avLst/>
                    </a:prstGeom>
                  </pic:spPr>
                </pic:pic>
              </a:graphicData>
            </a:graphic>
          </wp:inline>
        </w:drawing>
      </w:r>
    </w:p>
    <w:p w14:paraId="3D168171" w14:textId="77777777" w:rsidR="006172DC" w:rsidRDefault="006172DC">
      <w:pPr>
        <w:widowControl/>
        <w:suppressAutoHyphens w:val="0"/>
        <w:rPr>
          <w:rStyle w:val="Heading1Char"/>
          <w:rFonts w:ascii="Calibri" w:eastAsia="SimSun" w:hAnsi="Calibri" w:cs="Calibri"/>
        </w:rPr>
      </w:pPr>
      <w:r>
        <w:rPr>
          <w:rStyle w:val="Heading1Char"/>
          <w:rFonts w:ascii="Calibri" w:eastAsia="SimSun" w:hAnsi="Calibri" w:cs="Calibri"/>
        </w:rPr>
        <w:br w:type="page"/>
      </w:r>
    </w:p>
    <w:p w14:paraId="18CA6308" w14:textId="321DD238" w:rsidR="00542663" w:rsidRPr="00EF465C" w:rsidRDefault="0082229B" w:rsidP="00EF465C">
      <w:pPr>
        <w:widowControl/>
        <w:spacing w:before="120" w:after="120"/>
        <w:jc w:val="both"/>
        <w:rPr>
          <w:rStyle w:val="Heading1Char"/>
          <w:rFonts w:ascii="Calibri" w:eastAsia="SimSun" w:hAnsi="Calibri" w:cs="Calibri"/>
        </w:rPr>
      </w:pPr>
      <w:bookmarkStart w:id="10" w:name="_Toc143469033"/>
      <w:r w:rsidRPr="00EF465C">
        <w:rPr>
          <w:rStyle w:val="Heading1Char"/>
          <w:rFonts w:ascii="Calibri" w:eastAsia="SimSun" w:hAnsi="Calibri" w:cs="Calibri"/>
        </w:rPr>
        <w:lastRenderedPageBreak/>
        <w:t>Deployment</w:t>
      </w:r>
      <w:bookmarkEnd w:id="10"/>
    </w:p>
    <w:p w14:paraId="6BEB6A44" w14:textId="59470DC3" w:rsidR="006172DC" w:rsidRDefault="006172DC" w:rsidP="006172DC">
      <w:pPr>
        <w:ind w:left="1418"/>
      </w:pPr>
      <w:r>
        <w:t xml:space="preserve">Once the model is ready, we tested caption generation in google collab and then </w:t>
      </w:r>
      <w:r w:rsidR="00EC4B43" w:rsidRPr="00EC4B43">
        <w:t xml:space="preserve">deployed </w:t>
      </w:r>
      <w:r>
        <w:t xml:space="preserve">the same </w:t>
      </w:r>
      <w:r w:rsidR="00EC4B43" w:rsidRPr="00EC4B43">
        <w:t>model using FastAPI</w:t>
      </w:r>
      <w:r w:rsidR="00F53F92">
        <w:t>-Uvicorn</w:t>
      </w:r>
      <w:r w:rsidR="00EC4B43" w:rsidRPr="00EC4B43">
        <w:t xml:space="preserve"> in local PC server.</w:t>
      </w:r>
    </w:p>
    <w:p w14:paraId="7A137912" w14:textId="77777777" w:rsidR="006172DC" w:rsidRDefault="006172DC" w:rsidP="00542663">
      <w:pPr>
        <w:ind w:left="709" w:firstLine="709"/>
      </w:pPr>
    </w:p>
    <w:p w14:paraId="119DC38E" w14:textId="60CED6CE" w:rsidR="00C33D2F" w:rsidRDefault="00C33D2F" w:rsidP="006172DC">
      <w:pPr>
        <w:ind w:firstLine="709"/>
      </w:pPr>
      <w:r w:rsidRPr="00EF465C">
        <w:rPr>
          <w:rFonts w:ascii="Calibri" w:hAnsi="Calibri" w:cs="Calibri"/>
          <w:b/>
          <w:bCs/>
        </w:rPr>
        <w:t>Results</w:t>
      </w:r>
    </w:p>
    <w:p w14:paraId="6C63E6AA" w14:textId="58DF252D" w:rsidR="00C33D2F" w:rsidRDefault="000D2351" w:rsidP="006172DC">
      <w:pPr>
        <w:ind w:left="709" w:firstLine="709"/>
      </w:pPr>
      <w:r>
        <w:t xml:space="preserve">Results of Captions Generated in </w:t>
      </w:r>
      <w:r w:rsidRPr="000D2351">
        <w:rPr>
          <w:b/>
          <w:bCs/>
        </w:rPr>
        <w:t>training &amp; testing</w:t>
      </w:r>
      <w:r>
        <w:t xml:space="preserve"> phase:</w:t>
      </w:r>
    </w:p>
    <w:p w14:paraId="4F94FDEB" w14:textId="5EA60B77" w:rsidR="009861E3" w:rsidRDefault="00A01A97" w:rsidP="009861E3">
      <w:pPr>
        <w:jc w:val="center"/>
      </w:pPr>
      <w:r>
        <w:rPr>
          <w:noProof/>
        </w:rPr>
        <w:drawing>
          <wp:inline distT="0" distB="0" distL="0" distR="0" wp14:anchorId="01F51E97" wp14:editId="6F492980">
            <wp:extent cx="5898515" cy="2514600"/>
            <wp:effectExtent l="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8515" cy="2514600"/>
                    </a:xfrm>
                    <a:prstGeom prst="rect">
                      <a:avLst/>
                    </a:prstGeom>
                    <a:noFill/>
                  </pic:spPr>
                </pic:pic>
              </a:graphicData>
            </a:graphic>
          </wp:inline>
        </w:drawing>
      </w:r>
    </w:p>
    <w:p w14:paraId="1DF49A35" w14:textId="4BCCAEC8" w:rsidR="000D2351" w:rsidRDefault="000D2351" w:rsidP="009861E3">
      <w:pPr>
        <w:jc w:val="center"/>
      </w:pPr>
    </w:p>
    <w:p w14:paraId="2F32B292" w14:textId="38AC957F" w:rsidR="000D2351" w:rsidRDefault="000D2351" w:rsidP="006172DC">
      <w:pPr>
        <w:ind w:left="709" w:firstLine="709"/>
      </w:pPr>
      <w:r>
        <w:t>Results of Captions Generated</w:t>
      </w:r>
      <w:r>
        <w:t xml:space="preserve"> in</w:t>
      </w:r>
      <w:r>
        <w:t xml:space="preserve"> </w:t>
      </w:r>
      <w:r w:rsidRPr="000D2351">
        <w:rPr>
          <w:b/>
          <w:bCs/>
        </w:rPr>
        <w:t>Deployment</w:t>
      </w:r>
      <w:r w:rsidRPr="000D2351">
        <w:rPr>
          <w:b/>
          <w:bCs/>
        </w:rPr>
        <w:t xml:space="preserve"> </w:t>
      </w:r>
      <w:r>
        <w:t>phase</w:t>
      </w:r>
      <w:r>
        <w:t>:</w:t>
      </w:r>
    </w:p>
    <w:p w14:paraId="065A0C18" w14:textId="77777777" w:rsidR="000D2351" w:rsidRDefault="000D2351" w:rsidP="000D2351">
      <w:pPr>
        <w:jc w:val="center"/>
      </w:pPr>
    </w:p>
    <w:tbl>
      <w:tblPr>
        <w:tblW w:w="6251" w:type="dxa"/>
        <w:tblInd w:w="1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1"/>
      </w:tblGrid>
      <w:tr w:rsidR="000D2351" w14:paraId="7C7ACDA6" w14:textId="77777777" w:rsidTr="000D2351">
        <w:trPr>
          <w:trHeight w:val="1525"/>
        </w:trPr>
        <w:tc>
          <w:tcPr>
            <w:tcW w:w="6251" w:type="dxa"/>
            <w:shd w:val="clear" w:color="auto" w:fill="auto"/>
          </w:tcPr>
          <w:p w14:paraId="21DE0B72" w14:textId="47551BCA" w:rsidR="000D2351" w:rsidRDefault="000D2351" w:rsidP="000D2351">
            <w:pPr>
              <w:jc w:val="center"/>
            </w:pPr>
            <w:r w:rsidRPr="00637C6C">
              <w:rPr>
                <w:noProof/>
              </w:rPr>
              <w:drawing>
                <wp:inline distT="0" distB="0" distL="0" distR="0" wp14:anchorId="70835C8F" wp14:editId="459B6EFE">
                  <wp:extent cx="1792224" cy="89823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3905" cy="909096"/>
                          </a:xfrm>
                          <a:prstGeom prst="rect">
                            <a:avLst/>
                          </a:prstGeom>
                          <a:noFill/>
                          <a:ln>
                            <a:noFill/>
                          </a:ln>
                        </pic:spPr>
                      </pic:pic>
                    </a:graphicData>
                  </a:graphic>
                </wp:inline>
              </w:drawing>
            </w:r>
          </w:p>
        </w:tc>
      </w:tr>
    </w:tbl>
    <w:p w14:paraId="0E305D7B" w14:textId="5FDE2544" w:rsidR="009861E3" w:rsidRDefault="009861E3" w:rsidP="009861E3">
      <w:pPr>
        <w:jc w:val="center"/>
      </w:pPr>
    </w:p>
    <w:p w14:paraId="68488DAC" w14:textId="74EC5945" w:rsidR="008F62B7" w:rsidRPr="008F62B7" w:rsidRDefault="008F62B7" w:rsidP="009861E3">
      <w:pPr>
        <w:jc w:val="center"/>
        <w:rPr>
          <w:b/>
          <w:bCs/>
        </w:rPr>
      </w:pPr>
      <w:r>
        <w:rPr>
          <w:b/>
          <w:bCs/>
        </w:rPr>
        <w:t>“</w:t>
      </w:r>
      <w:r w:rsidRPr="008F62B7">
        <w:rPr>
          <w:b/>
          <w:bCs/>
        </w:rPr>
        <w:t>VGG16 + CNN + LSTM</w:t>
      </w:r>
      <w:r>
        <w:rPr>
          <w:b/>
          <w:bCs/>
        </w:rPr>
        <w:t>”</w:t>
      </w:r>
      <w:r w:rsidRPr="008F62B7">
        <w:rPr>
          <w:b/>
          <w:bCs/>
        </w:rPr>
        <w:t xml:space="preserve"> Output</w:t>
      </w:r>
    </w:p>
    <w:tbl>
      <w:tblPr>
        <w:tblW w:w="9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3181"/>
        <w:gridCol w:w="3086"/>
      </w:tblGrid>
      <w:tr w:rsidR="000D2351" w14:paraId="26C23348" w14:textId="77777777" w:rsidTr="000D2351">
        <w:trPr>
          <w:trHeight w:val="3591"/>
        </w:trPr>
        <w:tc>
          <w:tcPr>
            <w:tcW w:w="3711" w:type="dxa"/>
            <w:shd w:val="clear" w:color="auto" w:fill="auto"/>
          </w:tcPr>
          <w:p w14:paraId="0764EF4C" w14:textId="77777777" w:rsidR="000D2351" w:rsidRDefault="000D2351" w:rsidP="00141BDF">
            <w:pPr>
              <w:jc w:val="center"/>
            </w:pPr>
            <w:r w:rsidRPr="00637C6C">
              <w:rPr>
                <w:noProof/>
              </w:rPr>
              <w:drawing>
                <wp:inline distT="0" distB="0" distL="0" distR="0" wp14:anchorId="52B516BF" wp14:editId="02E0D6BE">
                  <wp:extent cx="2014407" cy="2077516"/>
                  <wp:effectExtent l="0" t="0" r="508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0344" cy="2083639"/>
                          </a:xfrm>
                          <a:prstGeom prst="rect">
                            <a:avLst/>
                          </a:prstGeom>
                          <a:noFill/>
                          <a:ln>
                            <a:noFill/>
                          </a:ln>
                        </pic:spPr>
                      </pic:pic>
                    </a:graphicData>
                  </a:graphic>
                </wp:inline>
              </w:drawing>
            </w:r>
          </w:p>
        </w:tc>
        <w:tc>
          <w:tcPr>
            <w:tcW w:w="3181" w:type="dxa"/>
            <w:shd w:val="clear" w:color="auto" w:fill="auto"/>
          </w:tcPr>
          <w:p w14:paraId="463CDCF9" w14:textId="77777777" w:rsidR="000D2351" w:rsidRDefault="000D2351" w:rsidP="00141BDF">
            <w:pPr>
              <w:jc w:val="center"/>
            </w:pPr>
            <w:r w:rsidRPr="00637C6C">
              <w:rPr>
                <w:noProof/>
              </w:rPr>
              <w:drawing>
                <wp:inline distT="0" distB="0" distL="0" distR="0" wp14:anchorId="2DE76DF7" wp14:editId="2D9C2DCB">
                  <wp:extent cx="1625798" cy="2179929"/>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6346" cy="2194072"/>
                          </a:xfrm>
                          <a:prstGeom prst="rect">
                            <a:avLst/>
                          </a:prstGeom>
                          <a:noFill/>
                          <a:ln>
                            <a:noFill/>
                          </a:ln>
                        </pic:spPr>
                      </pic:pic>
                    </a:graphicData>
                  </a:graphic>
                </wp:inline>
              </w:drawing>
            </w:r>
          </w:p>
        </w:tc>
        <w:tc>
          <w:tcPr>
            <w:tcW w:w="3086" w:type="dxa"/>
            <w:shd w:val="clear" w:color="auto" w:fill="auto"/>
          </w:tcPr>
          <w:p w14:paraId="27F6164C" w14:textId="77777777" w:rsidR="000D2351" w:rsidRDefault="000D2351" w:rsidP="00141BDF">
            <w:pPr>
              <w:jc w:val="center"/>
            </w:pPr>
            <w:r w:rsidRPr="00637C6C">
              <w:rPr>
                <w:noProof/>
              </w:rPr>
              <w:drawing>
                <wp:inline distT="0" distB="0" distL="0" distR="0" wp14:anchorId="1B8F1879" wp14:editId="626B7B04">
                  <wp:extent cx="1597123" cy="21793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b="19034"/>
                          <a:stretch>
                            <a:fillRect/>
                          </a:stretch>
                        </pic:blipFill>
                        <pic:spPr bwMode="auto">
                          <a:xfrm>
                            <a:off x="0" y="0"/>
                            <a:ext cx="1605887" cy="2191278"/>
                          </a:xfrm>
                          <a:prstGeom prst="rect">
                            <a:avLst/>
                          </a:prstGeom>
                          <a:noFill/>
                          <a:ln>
                            <a:noFill/>
                          </a:ln>
                        </pic:spPr>
                      </pic:pic>
                    </a:graphicData>
                  </a:graphic>
                </wp:inline>
              </w:drawing>
            </w:r>
          </w:p>
        </w:tc>
      </w:tr>
    </w:tbl>
    <w:p w14:paraId="4C101B56" w14:textId="77777777" w:rsidR="000D2351" w:rsidRDefault="000D2351" w:rsidP="009861E3">
      <w:pPr>
        <w:jc w:val="center"/>
      </w:pPr>
    </w:p>
    <w:p w14:paraId="4A6E3229" w14:textId="008723DE" w:rsidR="008F62B7" w:rsidRDefault="008F62B7" w:rsidP="009861E3">
      <w:pPr>
        <w:jc w:val="center"/>
        <w:rPr>
          <w:noProof/>
        </w:rPr>
      </w:pPr>
    </w:p>
    <w:p w14:paraId="5B77AE60" w14:textId="19697198" w:rsidR="008F62B7" w:rsidRDefault="008F62B7" w:rsidP="009861E3">
      <w:pPr>
        <w:jc w:val="center"/>
        <w:rPr>
          <w:noProof/>
        </w:rPr>
      </w:pPr>
    </w:p>
    <w:p w14:paraId="7D37958E" w14:textId="58715169" w:rsidR="008F62B7" w:rsidRDefault="008F62B7">
      <w:pPr>
        <w:widowControl/>
        <w:suppressAutoHyphens w:val="0"/>
        <w:rPr>
          <w:noProof/>
        </w:rPr>
      </w:pPr>
      <w:r>
        <w:rPr>
          <w:noProof/>
        </w:rPr>
        <w:br w:type="page"/>
      </w:r>
    </w:p>
    <w:p w14:paraId="3C24C776" w14:textId="15B9AD10" w:rsidR="008F62B7" w:rsidRPr="008F62B7" w:rsidRDefault="008F62B7" w:rsidP="008F62B7">
      <w:pPr>
        <w:jc w:val="center"/>
        <w:rPr>
          <w:b/>
          <w:bCs/>
        </w:rPr>
      </w:pPr>
      <w:r>
        <w:rPr>
          <w:b/>
          <w:bCs/>
        </w:rPr>
        <w:lastRenderedPageBreak/>
        <w:t>“</w:t>
      </w:r>
      <w:r w:rsidR="00FE77E6">
        <w:rPr>
          <w:b/>
          <w:bCs/>
        </w:rPr>
        <w:t>Inception v3</w:t>
      </w:r>
      <w:r w:rsidRPr="008F62B7">
        <w:rPr>
          <w:b/>
          <w:bCs/>
        </w:rPr>
        <w:t xml:space="preserve"> + CNN + LSTM</w:t>
      </w:r>
      <w:r>
        <w:rPr>
          <w:b/>
          <w:bCs/>
        </w:rPr>
        <w:t>”</w:t>
      </w:r>
      <w:r w:rsidRPr="008F62B7">
        <w:rPr>
          <w:b/>
          <w:bCs/>
        </w:rPr>
        <w:t xml:space="preserve"> Output</w:t>
      </w:r>
    </w:p>
    <w:p w14:paraId="0E4D077C" w14:textId="77777777" w:rsidR="008F62B7" w:rsidRDefault="008F62B7" w:rsidP="009861E3">
      <w:pPr>
        <w:jc w:val="center"/>
        <w:rPr>
          <w:noProof/>
        </w:rPr>
      </w:pPr>
    </w:p>
    <w:p w14:paraId="707EFB0B" w14:textId="22AFB98E" w:rsidR="009861E3" w:rsidRPr="00C33D2F" w:rsidRDefault="00A01A97" w:rsidP="009861E3">
      <w:pPr>
        <w:jc w:val="center"/>
      </w:pPr>
      <w:r>
        <w:rPr>
          <w:noProof/>
        </w:rPr>
        <w:drawing>
          <wp:inline distT="0" distB="0" distL="0" distR="0" wp14:anchorId="33A3329D" wp14:editId="7D58BAB9">
            <wp:extent cx="5314950" cy="2421537"/>
            <wp:effectExtent l="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2229" cy="2424853"/>
                    </a:xfrm>
                    <a:prstGeom prst="rect">
                      <a:avLst/>
                    </a:prstGeom>
                    <a:noFill/>
                  </pic:spPr>
                </pic:pic>
              </a:graphicData>
            </a:graphic>
          </wp:inline>
        </w:drawing>
      </w:r>
    </w:p>
    <w:p w14:paraId="749CE500" w14:textId="77777777" w:rsidR="00413F92" w:rsidRDefault="00413F92" w:rsidP="006172DC">
      <w:pPr>
        <w:widowControl/>
        <w:spacing w:before="120" w:after="120"/>
        <w:jc w:val="both"/>
        <w:rPr>
          <w:rStyle w:val="Heading1Char"/>
          <w:rFonts w:ascii="Calibri" w:eastAsia="SimSun" w:hAnsi="Calibri" w:cs="Calibri"/>
        </w:rPr>
      </w:pPr>
    </w:p>
    <w:p w14:paraId="71B98E45" w14:textId="0859B5B7" w:rsidR="00C33D2F" w:rsidRPr="006172DC" w:rsidRDefault="00C33D2F" w:rsidP="006172DC">
      <w:pPr>
        <w:widowControl/>
        <w:spacing w:before="120" w:after="120"/>
        <w:jc w:val="both"/>
        <w:rPr>
          <w:rStyle w:val="Heading1Char"/>
          <w:rFonts w:ascii="Calibri" w:eastAsia="SimSun" w:hAnsi="Calibri" w:cs="Calibri"/>
        </w:rPr>
      </w:pPr>
      <w:bookmarkStart w:id="11" w:name="_Toc143469034"/>
      <w:r w:rsidRPr="006172DC">
        <w:rPr>
          <w:rStyle w:val="Heading1Char"/>
          <w:rFonts w:ascii="Calibri" w:eastAsia="SimSun" w:hAnsi="Calibri" w:cs="Calibri"/>
        </w:rPr>
        <w:t>Learnings</w:t>
      </w:r>
      <w:bookmarkEnd w:id="11"/>
      <w:del w:id="12" w:author="Raheem Baig" w:date="2023-08-20T22:43:00Z">
        <w:r w:rsidRPr="006172DC">
          <w:rPr>
            <w:rStyle w:val="Heading1Char"/>
            <w:rFonts w:ascii="Calibri" w:eastAsia="SimSun" w:hAnsi="Calibri" w:cs="Calibri"/>
          </w:rPr>
          <w:delText>:</w:delText>
        </w:r>
      </w:del>
    </w:p>
    <w:p w14:paraId="7693F283"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Overall, Experienced as Core Developer during the capstone project phase, after a long</w:t>
      </w:r>
      <w:r>
        <w:rPr>
          <w:rFonts w:ascii="Calibri" w:hAnsi="Calibri" w:cs="Calibri"/>
          <w:sz w:val="28"/>
          <w:szCs w:val="28"/>
        </w:rPr>
        <w:t xml:space="preserve"> </w:t>
      </w:r>
      <w:r w:rsidRPr="00BD0A9B">
        <w:rPr>
          <w:rFonts w:ascii="Calibri" w:hAnsi="Calibri" w:cs="Calibri"/>
          <w:sz w:val="28"/>
          <w:szCs w:val="28"/>
        </w:rPr>
        <w:t>time</w:t>
      </w:r>
      <w:r>
        <w:rPr>
          <w:rFonts w:ascii="Calibri" w:hAnsi="Calibri" w:cs="Calibri"/>
          <w:sz w:val="28"/>
          <w:szCs w:val="28"/>
        </w:rPr>
        <w:t>.</w:t>
      </w:r>
    </w:p>
    <w:p w14:paraId="24CB78C3"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How to generate feature vectors from the images using CNN.</w:t>
      </w:r>
    </w:p>
    <w:p w14:paraId="2CE49D58"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How to feed both feature vectors and tokens to an LSTM network.</w:t>
      </w:r>
    </w:p>
    <w:p w14:paraId="5974FDE7" w14:textId="7593E28B"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GIT, VSCode, Ju</w:t>
      </w:r>
      <w:r w:rsidR="00F95F6A">
        <w:rPr>
          <w:rFonts w:ascii="Calibri" w:hAnsi="Calibri" w:cs="Calibri"/>
          <w:sz w:val="28"/>
          <w:szCs w:val="28"/>
        </w:rPr>
        <w:t>p</w:t>
      </w:r>
      <w:r w:rsidRPr="00BD0A9B">
        <w:rPr>
          <w:rFonts w:ascii="Calibri" w:hAnsi="Calibri" w:cs="Calibri"/>
          <w:sz w:val="28"/>
          <w:szCs w:val="28"/>
        </w:rPr>
        <w:t>y</w:t>
      </w:r>
      <w:r w:rsidR="00F95F6A">
        <w:rPr>
          <w:rFonts w:ascii="Calibri" w:hAnsi="Calibri" w:cs="Calibri"/>
          <w:sz w:val="28"/>
          <w:szCs w:val="28"/>
        </w:rPr>
        <w:t>t</w:t>
      </w:r>
      <w:r w:rsidRPr="00BD0A9B">
        <w:rPr>
          <w:rFonts w:ascii="Calibri" w:hAnsi="Calibri" w:cs="Calibri"/>
          <w:sz w:val="28"/>
          <w:szCs w:val="28"/>
        </w:rPr>
        <w:t>erLab, Python Logging, and setting up the development environment in local PC.</w:t>
      </w:r>
    </w:p>
    <w:p w14:paraId="783D64F3"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All learning earlier during the course was in Google Collab &amp; TalentSprint-LMS.</w:t>
      </w:r>
    </w:p>
    <w:p w14:paraId="6656BCE7" w14:textId="77777777" w:rsidR="00C33D2F"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Literature Research, refer to internet content and understand the available/implemented code to design our project model</w:t>
      </w:r>
      <w:r>
        <w:rPr>
          <w:rFonts w:ascii="Calibri" w:hAnsi="Calibri" w:cs="Calibri"/>
          <w:sz w:val="28"/>
          <w:szCs w:val="28"/>
        </w:rPr>
        <w:t>.</w:t>
      </w:r>
    </w:p>
    <w:p w14:paraId="2899E939"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In the training, used “import logging” library to write debug log messages to a file</w:t>
      </w:r>
    </w:p>
    <w:p w14:paraId="3394FA7D"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Setup development Environment in local PC – reduce dependency on Google Collab (using only to refer course material)</w:t>
      </w:r>
    </w:p>
    <w:p w14:paraId="755A4B86" w14:textId="34DAAA34"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Used requirements.txt to overcome setup issues between team members</w:t>
      </w:r>
      <w:r>
        <w:rPr>
          <w:rFonts w:ascii="Calibri" w:hAnsi="Calibri" w:cs="Calibri"/>
          <w:sz w:val="28"/>
          <w:szCs w:val="28"/>
        </w:rPr>
        <w:t>.</w:t>
      </w:r>
    </w:p>
    <w:p w14:paraId="241043C6" w14:textId="213A54B2" w:rsidR="00BD0A9B" w:rsidRPr="00BD0A9B" w:rsidRDefault="00BD0A9B" w:rsidP="005C4DB0">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Various challenges in the installation of packages and imports</w:t>
      </w:r>
    </w:p>
    <w:p w14:paraId="1F04D295" w14:textId="55CFF692" w:rsidR="00BD0A9B" w:rsidRPr="00BD0A9B" w:rsidRDefault="00BD0A9B" w:rsidP="005C4DB0">
      <w:pPr>
        <w:widowControl/>
        <w:numPr>
          <w:ilvl w:val="0"/>
          <w:numId w:val="11"/>
        </w:numPr>
        <w:spacing w:before="120" w:after="120"/>
        <w:rPr>
          <w:rFonts w:ascii="Calibri" w:hAnsi="Calibri" w:cs="Calibri"/>
          <w:sz w:val="28"/>
          <w:szCs w:val="28"/>
        </w:rPr>
      </w:pPr>
      <w:r w:rsidRPr="00BD0A9B">
        <w:rPr>
          <w:rFonts w:ascii="Calibri" w:hAnsi="Calibri" w:cs="Calibri"/>
          <w:sz w:val="28"/>
          <w:szCs w:val="28"/>
        </w:rPr>
        <w:t>long paths, AttributeError: module 'collections' has no attribute 'Callable’ (modify ‘py3k_compat.py ’)</w:t>
      </w:r>
    </w:p>
    <w:p w14:paraId="170F54D4"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lastRenderedPageBreak/>
        <w:t>FastAPI deployment and Basics of HTML &amp; templates.</w:t>
      </w:r>
    </w:p>
    <w:p w14:paraId="4236136B" w14:textId="0A5F90CB"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Use the trained model (</w:t>
      </w:r>
      <w:r w:rsidR="00042C6B">
        <w:rPr>
          <w:rFonts w:ascii="Calibri" w:hAnsi="Calibri" w:cs="Calibri"/>
          <w:sz w:val="28"/>
          <w:szCs w:val="28"/>
        </w:rPr>
        <w:t>“</w:t>
      </w:r>
      <w:r w:rsidRPr="00BD0A9B">
        <w:rPr>
          <w:rFonts w:ascii="Calibri" w:hAnsi="Calibri" w:cs="Calibri"/>
          <w:sz w:val="28"/>
          <w:szCs w:val="28"/>
        </w:rPr>
        <w:t>.h5</w:t>
      </w:r>
      <w:r w:rsidR="00042C6B">
        <w:rPr>
          <w:rFonts w:ascii="Calibri" w:hAnsi="Calibri" w:cs="Calibri"/>
          <w:sz w:val="28"/>
          <w:szCs w:val="28"/>
        </w:rPr>
        <w:t>”</w:t>
      </w:r>
      <w:r w:rsidRPr="00BD0A9B">
        <w:rPr>
          <w:rFonts w:ascii="Calibri" w:hAnsi="Calibri" w:cs="Calibri"/>
          <w:sz w:val="28"/>
          <w:szCs w:val="28"/>
        </w:rPr>
        <w:t xml:space="preserve"> and </w:t>
      </w:r>
      <w:proofErr w:type="gramStart"/>
      <w:r w:rsidR="00042C6B">
        <w:rPr>
          <w:rFonts w:ascii="Calibri" w:hAnsi="Calibri" w:cs="Calibri"/>
          <w:sz w:val="28"/>
          <w:szCs w:val="28"/>
        </w:rPr>
        <w:t>“</w:t>
      </w:r>
      <w:r w:rsidRPr="00BD0A9B">
        <w:rPr>
          <w:rFonts w:ascii="Calibri" w:hAnsi="Calibri" w:cs="Calibri"/>
          <w:sz w:val="28"/>
          <w:szCs w:val="28"/>
        </w:rPr>
        <w:t>.</w:t>
      </w:r>
      <w:proofErr w:type="spellStart"/>
      <w:r w:rsidRPr="00BD0A9B">
        <w:rPr>
          <w:rFonts w:ascii="Calibri" w:hAnsi="Calibri" w:cs="Calibri"/>
          <w:sz w:val="28"/>
          <w:szCs w:val="28"/>
        </w:rPr>
        <w:t>pkl</w:t>
      </w:r>
      <w:proofErr w:type="spellEnd"/>
      <w:proofErr w:type="gramEnd"/>
      <w:r w:rsidR="00042C6B">
        <w:rPr>
          <w:rFonts w:ascii="Calibri" w:hAnsi="Calibri" w:cs="Calibri"/>
          <w:sz w:val="28"/>
          <w:szCs w:val="28"/>
        </w:rPr>
        <w:t>”</w:t>
      </w:r>
      <w:r w:rsidRPr="00BD0A9B">
        <w:rPr>
          <w:rFonts w:ascii="Calibri" w:hAnsi="Calibri" w:cs="Calibri"/>
          <w:sz w:val="28"/>
          <w:szCs w:val="28"/>
        </w:rPr>
        <w:t>) in Python code on the local PC</w:t>
      </w:r>
    </w:p>
    <w:p w14:paraId="2F93D7DF" w14:textId="1403023F"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How to output images in the deployment</w:t>
      </w:r>
    </w:p>
    <w:p w14:paraId="55CD6458" w14:textId="5279E22F"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User Interface to select an image to generate captions</w:t>
      </w:r>
      <w:r>
        <w:rPr>
          <w:rFonts w:ascii="Calibri" w:hAnsi="Calibri" w:cs="Calibri"/>
          <w:sz w:val="28"/>
          <w:szCs w:val="28"/>
        </w:rPr>
        <w:t>.</w:t>
      </w:r>
    </w:p>
    <w:p w14:paraId="438F781C" w14:textId="28E700DD"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Used GitHub initially to select images and then updated to select any of the 8k images saved on the local PC</w:t>
      </w:r>
      <w:r>
        <w:rPr>
          <w:rFonts w:ascii="Calibri" w:hAnsi="Calibri" w:cs="Calibri"/>
          <w:sz w:val="28"/>
          <w:szCs w:val="28"/>
        </w:rPr>
        <w:t>.</w:t>
      </w:r>
    </w:p>
    <w:p w14:paraId="71FF927A"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Collaborate and Archive progressive development in GitHub</w:t>
      </w:r>
      <w:r>
        <w:rPr>
          <w:rFonts w:ascii="Calibri" w:hAnsi="Calibri" w:cs="Calibri"/>
          <w:sz w:val="28"/>
          <w:szCs w:val="28"/>
        </w:rPr>
        <w:t>.</w:t>
      </w:r>
    </w:p>
    <w:p w14:paraId="74A33705" w14:textId="77777777" w:rsidR="00BD0A9B" w:rsidRP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 xml:space="preserve">Started training team members @ workplace – KEY is The Confidence Gained in Capstone Project </w:t>
      </w:r>
    </w:p>
    <w:p w14:paraId="3482BFD1" w14:textId="22A2B6FA" w:rsidR="00BD0A9B" w:rsidRDefault="00BD0A9B" w:rsidP="00BD0A9B">
      <w:pPr>
        <w:widowControl/>
        <w:numPr>
          <w:ilvl w:val="0"/>
          <w:numId w:val="11"/>
        </w:numPr>
        <w:spacing w:before="120" w:after="120"/>
        <w:jc w:val="both"/>
        <w:rPr>
          <w:rFonts w:ascii="Calibri" w:hAnsi="Calibri" w:cs="Calibri"/>
          <w:sz w:val="28"/>
          <w:szCs w:val="28"/>
        </w:rPr>
      </w:pPr>
      <w:r w:rsidRPr="00BD0A9B">
        <w:rPr>
          <w:rFonts w:ascii="Calibri" w:hAnsi="Calibri" w:cs="Calibri"/>
          <w:sz w:val="28"/>
          <w:szCs w:val="28"/>
        </w:rPr>
        <w:t>Tested different models (ResNet</w:t>
      </w:r>
      <w:r>
        <w:rPr>
          <w:rFonts w:ascii="Calibri" w:hAnsi="Calibri" w:cs="Calibri"/>
          <w:sz w:val="28"/>
          <w:szCs w:val="28"/>
        </w:rPr>
        <w:t>1</w:t>
      </w:r>
      <w:r w:rsidRPr="00BD0A9B">
        <w:rPr>
          <w:rFonts w:ascii="Calibri" w:hAnsi="Calibri" w:cs="Calibri"/>
          <w:sz w:val="28"/>
          <w:szCs w:val="28"/>
        </w:rPr>
        <w:t>8 &amp; Inception</w:t>
      </w:r>
      <w:r>
        <w:rPr>
          <w:rFonts w:ascii="Calibri" w:hAnsi="Calibri" w:cs="Calibri"/>
          <w:sz w:val="28"/>
          <w:szCs w:val="28"/>
        </w:rPr>
        <w:t>V</w:t>
      </w:r>
      <w:r w:rsidRPr="00BD0A9B">
        <w:rPr>
          <w:rFonts w:ascii="Calibri" w:hAnsi="Calibri" w:cs="Calibri"/>
          <w:sz w:val="28"/>
          <w:szCs w:val="28"/>
        </w:rPr>
        <w:t>3) and encountered challenges and lessons lea</w:t>
      </w:r>
      <w:r>
        <w:rPr>
          <w:rFonts w:ascii="Calibri" w:hAnsi="Calibri" w:cs="Calibri"/>
          <w:sz w:val="28"/>
          <w:szCs w:val="28"/>
        </w:rPr>
        <w:t>r</w:t>
      </w:r>
      <w:r w:rsidRPr="00BD0A9B">
        <w:rPr>
          <w:rFonts w:ascii="Calibri" w:hAnsi="Calibri" w:cs="Calibri"/>
          <w:sz w:val="28"/>
          <w:szCs w:val="28"/>
        </w:rPr>
        <w:t>nt.</w:t>
      </w:r>
    </w:p>
    <w:p w14:paraId="1705784A" w14:textId="0735156E" w:rsidR="00FD10B1" w:rsidRPr="006172DC" w:rsidRDefault="00FD10B1" w:rsidP="006172DC">
      <w:pPr>
        <w:widowControl/>
        <w:spacing w:before="120" w:after="120"/>
        <w:jc w:val="both"/>
        <w:rPr>
          <w:rStyle w:val="Heading1Char"/>
          <w:rFonts w:ascii="Calibri" w:eastAsia="SimSun" w:hAnsi="Calibri" w:cs="Calibri"/>
        </w:rPr>
      </w:pPr>
      <w:bookmarkStart w:id="13" w:name="_Toc143469035"/>
      <w:r w:rsidRPr="006172DC">
        <w:rPr>
          <w:rStyle w:val="Heading1Char"/>
          <w:rFonts w:ascii="Calibri" w:eastAsia="SimSun" w:hAnsi="Calibri" w:cs="Calibri"/>
        </w:rPr>
        <w:t>Challenges</w:t>
      </w:r>
      <w:bookmarkEnd w:id="13"/>
    </w:p>
    <w:p w14:paraId="47E46DAC" w14:textId="5E529A7F" w:rsidR="00FD10B1" w:rsidRDefault="005C4DB0" w:rsidP="00C33D2F">
      <w:pPr>
        <w:widowControl/>
        <w:spacing w:before="120" w:after="120"/>
        <w:jc w:val="both"/>
        <w:rPr>
          <w:rFonts w:ascii="Calibri" w:hAnsi="Calibri" w:cs="Calibri"/>
          <w:sz w:val="28"/>
          <w:szCs w:val="28"/>
        </w:rPr>
      </w:pPr>
      <w:r>
        <w:rPr>
          <w:rFonts w:ascii="Calibri" w:hAnsi="Calibri" w:cs="Calibri"/>
          <w:sz w:val="28"/>
          <w:szCs w:val="28"/>
        </w:rPr>
        <w:t>Here are the challenges encountered in all phases o</w:t>
      </w:r>
      <w:r w:rsidR="00DC5BC6">
        <w:rPr>
          <w:rFonts w:ascii="Calibri" w:hAnsi="Calibri" w:cs="Calibri"/>
          <w:sz w:val="28"/>
          <w:szCs w:val="28"/>
        </w:rPr>
        <w:t>f</w:t>
      </w:r>
      <w:r>
        <w:rPr>
          <w:rFonts w:ascii="Calibri" w:hAnsi="Calibri" w:cs="Calibri"/>
          <w:sz w:val="28"/>
          <w:szCs w:val="28"/>
        </w:rPr>
        <w:t xml:space="preserve"> capstone project duration,</w:t>
      </w:r>
    </w:p>
    <w:p w14:paraId="21504191" w14:textId="77777777" w:rsid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Encountered issues in training the base model on the entire flickr8K dataset</w:t>
      </w:r>
      <w:r w:rsidR="00F867BA">
        <w:rPr>
          <w:rFonts w:ascii="Calibri" w:hAnsi="Calibri" w:cs="Calibri"/>
          <w:sz w:val="28"/>
          <w:szCs w:val="28"/>
        </w:rPr>
        <w:t>.</w:t>
      </w:r>
    </w:p>
    <w:p w14:paraId="1EF0289A" w14:textId="77777777" w:rsidR="00F867BA" w:rsidRPr="00F867BA" w:rsidRDefault="00F867BA" w:rsidP="00F867BA">
      <w:pPr>
        <w:widowControl/>
        <w:numPr>
          <w:ilvl w:val="0"/>
          <w:numId w:val="8"/>
        </w:numPr>
        <w:spacing w:before="120" w:after="120"/>
        <w:jc w:val="both"/>
        <w:rPr>
          <w:rFonts w:ascii="Calibri" w:hAnsi="Calibri" w:cs="Calibri"/>
          <w:sz w:val="28"/>
          <w:szCs w:val="28"/>
        </w:rPr>
      </w:pPr>
      <w:r w:rsidRPr="00F867BA">
        <w:rPr>
          <w:rFonts w:ascii="Calibri" w:hAnsi="Calibri" w:cs="Calibri"/>
          <w:sz w:val="28"/>
          <w:szCs w:val="28"/>
        </w:rPr>
        <w:t>Used requirements.txt to overcome setup issues between team</w:t>
      </w:r>
      <w:r>
        <w:rPr>
          <w:rFonts w:ascii="Calibri" w:hAnsi="Calibri" w:cs="Calibri"/>
          <w:sz w:val="28"/>
          <w:szCs w:val="28"/>
        </w:rPr>
        <w:t>.</w:t>
      </w:r>
    </w:p>
    <w:p w14:paraId="7E525603" w14:textId="77777777" w:rsidR="00F867BA" w:rsidRPr="00F867BA" w:rsidRDefault="00F867BA" w:rsidP="00F867BA">
      <w:pPr>
        <w:widowControl/>
        <w:numPr>
          <w:ilvl w:val="0"/>
          <w:numId w:val="8"/>
        </w:numPr>
        <w:spacing w:before="120" w:after="120"/>
        <w:jc w:val="both"/>
        <w:rPr>
          <w:rFonts w:ascii="Calibri" w:hAnsi="Calibri" w:cs="Calibri"/>
          <w:sz w:val="28"/>
          <w:szCs w:val="28"/>
        </w:rPr>
      </w:pPr>
      <w:r w:rsidRPr="00F867BA">
        <w:rPr>
          <w:rFonts w:ascii="Calibri" w:hAnsi="Calibri" w:cs="Calibri"/>
          <w:sz w:val="28"/>
          <w:szCs w:val="28"/>
        </w:rPr>
        <w:t>Various challenges in the installation of packages and imports</w:t>
      </w:r>
    </w:p>
    <w:p w14:paraId="37BAA887"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Google Collab session was crashing frequently.</w:t>
      </w:r>
    </w:p>
    <w:p w14:paraId="0EE00B34"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 xml:space="preserve">Shifted development environment to </w:t>
      </w:r>
      <w:r>
        <w:rPr>
          <w:rFonts w:ascii="Calibri" w:hAnsi="Calibri" w:cs="Calibri"/>
          <w:sz w:val="28"/>
          <w:szCs w:val="28"/>
        </w:rPr>
        <w:t>iP</w:t>
      </w:r>
      <w:r w:rsidRPr="00C33D2F">
        <w:rPr>
          <w:rFonts w:ascii="Calibri" w:hAnsi="Calibri" w:cs="Calibri"/>
          <w:sz w:val="28"/>
          <w:szCs w:val="28"/>
        </w:rPr>
        <w:t xml:space="preserve">ython/ VS4 to </w:t>
      </w:r>
      <w:r>
        <w:rPr>
          <w:rFonts w:ascii="Calibri" w:hAnsi="Calibri" w:cs="Calibri"/>
          <w:sz w:val="28"/>
          <w:szCs w:val="28"/>
        </w:rPr>
        <w:t>resolve the above.</w:t>
      </w:r>
    </w:p>
    <w:p w14:paraId="441A7A4B"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 xml:space="preserve">Caption Generation was </w:t>
      </w:r>
      <w:r>
        <w:rPr>
          <w:rFonts w:ascii="Calibri" w:hAnsi="Calibri" w:cs="Calibri"/>
          <w:sz w:val="28"/>
          <w:szCs w:val="28"/>
        </w:rPr>
        <w:t>the most complex part.</w:t>
      </w:r>
    </w:p>
    <w:p w14:paraId="46D2761F"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Some captions were empty after initial text cleaning.</w:t>
      </w:r>
    </w:p>
    <w:p w14:paraId="130A6C2A"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Used Python Logging libs to debug and fine tune Caption.</w:t>
      </w:r>
    </w:p>
    <w:p w14:paraId="11E44620" w14:textId="77777777" w:rsidR="00C33D2F" w:rsidRPr="00C33D2F"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There were some missing images corresponding to captions present in the tokens</w:t>
      </w:r>
      <w:r>
        <w:rPr>
          <w:rFonts w:ascii="Calibri" w:hAnsi="Calibri" w:cs="Calibri"/>
          <w:sz w:val="28"/>
          <w:szCs w:val="28"/>
        </w:rPr>
        <w:t>.</w:t>
      </w:r>
    </w:p>
    <w:p w14:paraId="7D62FC4F" w14:textId="77777777" w:rsidR="00C33D2F" w:rsidRPr="00593CEB" w:rsidRDefault="00C33D2F" w:rsidP="00C33D2F">
      <w:pPr>
        <w:widowControl/>
        <w:numPr>
          <w:ilvl w:val="0"/>
          <w:numId w:val="8"/>
        </w:numPr>
        <w:spacing w:before="120" w:after="120"/>
        <w:jc w:val="both"/>
        <w:rPr>
          <w:rFonts w:ascii="Calibri" w:hAnsi="Calibri" w:cs="Calibri"/>
          <w:sz w:val="28"/>
          <w:szCs w:val="28"/>
        </w:rPr>
      </w:pPr>
      <w:r w:rsidRPr="00C33D2F">
        <w:rPr>
          <w:rFonts w:ascii="Calibri" w:hAnsi="Calibri" w:cs="Calibri"/>
          <w:sz w:val="28"/>
          <w:szCs w:val="28"/>
        </w:rPr>
        <w:t>After a keen look at the logging and images vs captions, we found missing images and corrected/removed the related captions.</w:t>
      </w:r>
    </w:p>
    <w:p w14:paraId="6FF3765A" w14:textId="77777777" w:rsidR="00F42B82" w:rsidRDefault="00F42B82">
      <w:pPr>
        <w:widowControl/>
        <w:suppressAutoHyphens w:val="0"/>
        <w:rPr>
          <w:rStyle w:val="Heading1Char"/>
          <w:rFonts w:ascii="Calibri" w:eastAsia="SimSun" w:hAnsi="Calibri" w:cs="Calibri"/>
        </w:rPr>
      </w:pPr>
      <w:bookmarkStart w:id="14" w:name="_Toc143469036"/>
      <w:r>
        <w:rPr>
          <w:rStyle w:val="Heading1Char"/>
          <w:rFonts w:ascii="Calibri" w:eastAsia="SimSun" w:hAnsi="Calibri" w:cs="Calibri"/>
        </w:rPr>
        <w:br w:type="page"/>
      </w:r>
    </w:p>
    <w:p w14:paraId="597655DD" w14:textId="42BD36FE" w:rsidR="00231F2E" w:rsidRPr="006172DC" w:rsidRDefault="00FD10B1" w:rsidP="006172DC">
      <w:pPr>
        <w:widowControl/>
        <w:spacing w:before="120" w:after="120"/>
        <w:jc w:val="both"/>
        <w:rPr>
          <w:rStyle w:val="Heading1Char"/>
          <w:rFonts w:ascii="Calibri" w:eastAsia="SimSun" w:hAnsi="Calibri" w:cs="Calibri"/>
        </w:rPr>
      </w:pPr>
      <w:r w:rsidRPr="00EF465C">
        <w:rPr>
          <w:rStyle w:val="Heading1Char"/>
          <w:rFonts w:ascii="Calibri" w:eastAsia="SimSun" w:hAnsi="Calibri" w:cs="Calibri"/>
        </w:rPr>
        <w:lastRenderedPageBreak/>
        <w:t>Real</w:t>
      </w:r>
      <w:r w:rsidR="00EF465C" w:rsidRPr="00EF465C">
        <w:rPr>
          <w:rStyle w:val="Heading1Char"/>
          <w:rFonts w:ascii="Calibri" w:eastAsia="SimSun" w:hAnsi="Calibri" w:cs="Calibri"/>
        </w:rPr>
        <w:t>-</w:t>
      </w:r>
      <w:r w:rsidRPr="00EF465C">
        <w:rPr>
          <w:rStyle w:val="Heading1Char"/>
          <w:rFonts w:ascii="Calibri" w:eastAsia="SimSun" w:hAnsi="Calibri" w:cs="Calibri"/>
        </w:rPr>
        <w:t xml:space="preserve">world </w:t>
      </w:r>
      <w:r w:rsidR="00231F2E" w:rsidRPr="00EF465C">
        <w:rPr>
          <w:rStyle w:val="Heading1Char"/>
          <w:rFonts w:ascii="Calibri" w:eastAsia="SimSun" w:hAnsi="Calibri" w:cs="Calibri"/>
        </w:rPr>
        <w:t>application</w:t>
      </w:r>
      <w:bookmarkEnd w:id="14"/>
    </w:p>
    <w:p w14:paraId="2BC8E02B" w14:textId="77777777" w:rsidR="00FD10B1" w:rsidRPr="00593CEB" w:rsidRDefault="00FD10B1" w:rsidP="00231F2E">
      <w:pPr>
        <w:widowControl/>
        <w:spacing w:before="120" w:after="120"/>
        <w:jc w:val="both"/>
        <w:rPr>
          <w:rFonts w:ascii="Calibri" w:hAnsi="Calibri" w:cs="Calibri"/>
          <w:b/>
          <w:bCs/>
          <w:sz w:val="28"/>
          <w:szCs w:val="28"/>
        </w:rPr>
      </w:pPr>
      <w:r w:rsidRPr="00593CEB">
        <w:rPr>
          <w:rFonts w:ascii="Calibri" w:hAnsi="Calibri" w:cs="Calibri"/>
          <w:sz w:val="28"/>
          <w:szCs w:val="28"/>
        </w:rPr>
        <w:t xml:space="preserve">Automatic Image Captioning </w:t>
      </w:r>
      <w:r w:rsidR="00231F2E">
        <w:rPr>
          <w:rFonts w:ascii="Calibri" w:hAnsi="Calibri" w:cs="Calibri"/>
          <w:sz w:val="28"/>
          <w:szCs w:val="28"/>
        </w:rPr>
        <w:t>is playing an essential role</w:t>
      </w:r>
      <w:r w:rsidRPr="00593CEB">
        <w:rPr>
          <w:rFonts w:ascii="Calibri" w:hAnsi="Calibri" w:cs="Calibri"/>
          <w:sz w:val="28"/>
          <w:szCs w:val="28"/>
        </w:rPr>
        <w:t xml:space="preserve"> in today's AI-Centric world. Some examples listed below:</w:t>
      </w:r>
    </w:p>
    <w:p w14:paraId="544CA624"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Accessibility:</w:t>
      </w:r>
      <w:r w:rsidRPr="00593CEB">
        <w:rPr>
          <w:rFonts w:ascii="Calibri" w:hAnsi="Calibri" w:cs="Calibri"/>
          <w:sz w:val="28"/>
          <w:szCs w:val="28"/>
        </w:rPr>
        <w:t xml:space="preserve"> It can help people with low or no </w:t>
      </w:r>
      <w:r w:rsidR="00BC1336" w:rsidRPr="00593CEB">
        <w:rPr>
          <w:rFonts w:ascii="Calibri" w:hAnsi="Calibri" w:cs="Calibri"/>
          <w:sz w:val="28"/>
          <w:szCs w:val="28"/>
        </w:rPr>
        <w:t>eyesight</w:t>
      </w:r>
      <w:r w:rsidRPr="00593CEB">
        <w:rPr>
          <w:rFonts w:ascii="Calibri" w:hAnsi="Calibri" w:cs="Calibri"/>
          <w:sz w:val="28"/>
          <w:szCs w:val="28"/>
        </w:rPr>
        <w:t xml:space="preserve"> in identify images by providing them with textual descriptions of images. This enables them to understand and engage with visual content on the internet or in digital media. </w:t>
      </w:r>
    </w:p>
    <w:p w14:paraId="1B8E88B9"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Virtual Assistants:</w:t>
      </w:r>
      <w:r w:rsidRPr="00593CEB">
        <w:rPr>
          <w:rFonts w:ascii="Calibri" w:hAnsi="Calibri" w:cs="Calibri"/>
          <w:sz w:val="28"/>
          <w:szCs w:val="28"/>
        </w:rPr>
        <w:t xml:space="preserve"> Image Captioning can be integrated into virtual assistants such as smart glasses or camera-based systems, to provide real-time descriptions of the user's surroundings. It can also help individuals with visual impairments in navigating unfamiliar environments or recognizing objects.</w:t>
      </w:r>
    </w:p>
    <w:p w14:paraId="461FEC49"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Image Indexing:</w:t>
      </w:r>
      <w:r w:rsidRPr="00593CEB">
        <w:rPr>
          <w:rFonts w:ascii="Calibri" w:hAnsi="Calibri" w:cs="Calibri"/>
          <w:sz w:val="28"/>
          <w:szCs w:val="28"/>
        </w:rPr>
        <w:t xml:space="preserve"> It can be used to index and retrieve images based on their content. By generating captions for images, it becomes easier to search for specific images using text-based queries, improving the efficiency of image retrieval systems.</w:t>
      </w:r>
    </w:p>
    <w:p w14:paraId="51B88682"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User Experience on Web:</w:t>
      </w:r>
      <w:r w:rsidRPr="00593CEB">
        <w:rPr>
          <w:rFonts w:ascii="Calibri" w:hAnsi="Calibri" w:cs="Calibri"/>
          <w:sz w:val="28"/>
          <w:szCs w:val="28"/>
        </w:rPr>
        <w:t xml:space="preserve"> Image captioning can enhance user experiences on social media platforms and e-commerce websites. Captions can be automatically generated for user-uploaded images, making them more accessible and understandable. This allows for improved search functionality and helps users find relevant content more effectively.</w:t>
      </w:r>
    </w:p>
    <w:p w14:paraId="2F0D08D6" w14:textId="77777777" w:rsidR="00FD10B1" w:rsidRPr="00593CEB" w:rsidRDefault="00FD10B1" w:rsidP="003D78BF">
      <w:pPr>
        <w:widowControl/>
        <w:numPr>
          <w:ilvl w:val="0"/>
          <w:numId w:val="8"/>
        </w:numPr>
        <w:spacing w:before="120" w:after="120"/>
        <w:jc w:val="both"/>
        <w:rPr>
          <w:rFonts w:ascii="Calibri" w:hAnsi="Calibri" w:cs="Calibri"/>
          <w:b/>
          <w:bCs/>
          <w:sz w:val="28"/>
          <w:szCs w:val="28"/>
        </w:rPr>
      </w:pPr>
      <w:r w:rsidRPr="00593CEB">
        <w:rPr>
          <w:rFonts w:ascii="Calibri" w:hAnsi="Calibri" w:cs="Calibri"/>
          <w:b/>
          <w:bCs/>
          <w:sz w:val="28"/>
          <w:szCs w:val="28"/>
        </w:rPr>
        <w:t>Medical Analysis:</w:t>
      </w:r>
      <w:r w:rsidRPr="00593CEB">
        <w:rPr>
          <w:rFonts w:ascii="Calibri" w:hAnsi="Calibri" w:cs="Calibri"/>
          <w:sz w:val="28"/>
          <w:szCs w:val="28"/>
        </w:rPr>
        <w:t xml:space="preserve"> It can be valuable in medical imaging analysis. By generating captions for medical images, it becomes easier for healthcare professionals to review and interpret images, improving diagnosis, treatment planning, and medical research.</w:t>
      </w:r>
    </w:p>
    <w:p w14:paraId="2218CAE4" w14:textId="10B3F0E0" w:rsidR="00FD10B1" w:rsidRDefault="00FD10B1" w:rsidP="00593CEB">
      <w:pPr>
        <w:widowControl/>
        <w:numPr>
          <w:ilvl w:val="0"/>
          <w:numId w:val="8"/>
        </w:numPr>
        <w:spacing w:before="120" w:after="120"/>
        <w:jc w:val="both"/>
        <w:rPr>
          <w:rFonts w:ascii="Calibri" w:hAnsi="Calibri" w:cs="Calibri"/>
          <w:sz w:val="28"/>
          <w:szCs w:val="28"/>
        </w:rPr>
      </w:pPr>
      <w:r w:rsidRPr="00593CEB">
        <w:rPr>
          <w:rFonts w:ascii="Calibri" w:hAnsi="Calibri" w:cs="Calibri"/>
          <w:b/>
          <w:bCs/>
          <w:sz w:val="28"/>
          <w:szCs w:val="28"/>
        </w:rPr>
        <w:t>Surveillance and Security:</w:t>
      </w:r>
      <w:r w:rsidRPr="00593CEB">
        <w:rPr>
          <w:rFonts w:ascii="Calibri" w:hAnsi="Calibri" w:cs="Calibri"/>
          <w:sz w:val="28"/>
          <w:szCs w:val="28"/>
        </w:rPr>
        <w:t xml:space="preserve"> In security systems, image captioning can be used to automatically </w:t>
      </w:r>
      <w:r w:rsidR="0008081E" w:rsidRPr="00593CEB">
        <w:rPr>
          <w:rFonts w:ascii="Calibri" w:hAnsi="Calibri" w:cs="Calibri"/>
          <w:sz w:val="28"/>
          <w:szCs w:val="28"/>
        </w:rPr>
        <w:t>analyse</w:t>
      </w:r>
      <w:r w:rsidRPr="00593CEB">
        <w:rPr>
          <w:rFonts w:ascii="Calibri" w:hAnsi="Calibri" w:cs="Calibri"/>
          <w:sz w:val="28"/>
          <w:szCs w:val="28"/>
        </w:rPr>
        <w:t xml:space="preserve"> and interpret images or video footage, enabling the detection of specific objects, events, or anomalies. This enhances surveillance capabilities and facilitates the monitoring of large amounts of visual data.</w:t>
      </w:r>
    </w:p>
    <w:p w14:paraId="72E60AEF" w14:textId="77777777" w:rsidR="00413F92" w:rsidRPr="006172DC" w:rsidRDefault="00413F92" w:rsidP="00413F92">
      <w:pPr>
        <w:widowControl/>
        <w:spacing w:before="120" w:after="120"/>
        <w:jc w:val="both"/>
        <w:rPr>
          <w:rStyle w:val="Heading1Char"/>
          <w:rFonts w:ascii="Calibri" w:eastAsia="SimSun" w:hAnsi="Calibri" w:cs="Calibri"/>
        </w:rPr>
      </w:pPr>
      <w:bookmarkStart w:id="15" w:name="_Toc143469037"/>
      <w:r w:rsidRPr="006172DC">
        <w:rPr>
          <w:rStyle w:val="Heading1Char"/>
          <w:rFonts w:ascii="Calibri" w:eastAsia="SimSun" w:hAnsi="Calibri" w:cs="Calibri"/>
        </w:rPr>
        <w:t>Conclusion</w:t>
      </w:r>
      <w:bookmarkEnd w:id="15"/>
    </w:p>
    <w:p w14:paraId="7E3E666F" w14:textId="77777777" w:rsidR="00413F92" w:rsidRDefault="00413F92" w:rsidP="00413F92">
      <w:pPr>
        <w:widowControl/>
        <w:spacing w:before="120" w:after="120"/>
        <w:jc w:val="both"/>
        <w:rPr>
          <w:rFonts w:ascii="Calibri" w:hAnsi="Calibri" w:cs="Calibri"/>
          <w:sz w:val="28"/>
          <w:szCs w:val="28"/>
        </w:rPr>
      </w:pPr>
      <w:r>
        <w:rPr>
          <w:rFonts w:ascii="Calibri" w:hAnsi="Calibri" w:cs="Calibri"/>
          <w:sz w:val="28"/>
          <w:szCs w:val="28"/>
        </w:rPr>
        <w:t>We successfully trained our model using Flickr8k dataset t</w:t>
      </w:r>
      <w:r w:rsidRPr="00593CEB">
        <w:rPr>
          <w:rFonts w:ascii="Calibri" w:hAnsi="Calibri" w:cs="Calibri"/>
          <w:sz w:val="28"/>
          <w:szCs w:val="28"/>
        </w:rPr>
        <w:t xml:space="preserve">o identify and </w:t>
      </w:r>
      <w:r>
        <w:rPr>
          <w:rFonts w:ascii="Calibri" w:hAnsi="Calibri" w:cs="Calibri"/>
          <w:sz w:val="28"/>
          <w:szCs w:val="28"/>
        </w:rPr>
        <w:t xml:space="preserve">generate </w:t>
      </w:r>
      <w:r w:rsidRPr="00593CEB">
        <w:rPr>
          <w:rFonts w:ascii="Calibri" w:hAnsi="Calibri" w:cs="Calibri"/>
          <w:sz w:val="28"/>
          <w:szCs w:val="28"/>
        </w:rPr>
        <w:t>caption</w:t>
      </w:r>
      <w:r>
        <w:rPr>
          <w:rFonts w:ascii="Calibri" w:hAnsi="Calibri" w:cs="Calibri"/>
          <w:sz w:val="28"/>
          <w:szCs w:val="28"/>
        </w:rPr>
        <w:t xml:space="preserve"> for</w:t>
      </w:r>
      <w:r w:rsidRPr="00593CEB">
        <w:rPr>
          <w:rFonts w:ascii="Calibri" w:hAnsi="Calibri" w:cs="Calibri"/>
          <w:sz w:val="28"/>
          <w:szCs w:val="28"/>
        </w:rPr>
        <w:t xml:space="preserve"> images based on the various objects depicted in it by mapping the regions as well.</w:t>
      </w:r>
    </w:p>
    <w:p w14:paraId="5937F9C7" w14:textId="77777777" w:rsidR="00413F92" w:rsidRDefault="00413F92">
      <w:pPr>
        <w:widowControl/>
        <w:suppressAutoHyphens w:val="0"/>
        <w:rPr>
          <w:rStyle w:val="Heading1Char"/>
          <w:rFonts w:ascii="Calibri" w:eastAsia="SimSun" w:hAnsi="Calibri" w:cs="Calibri"/>
        </w:rPr>
      </w:pPr>
      <w:r>
        <w:rPr>
          <w:rStyle w:val="Heading1Char"/>
          <w:rFonts w:ascii="Calibri" w:eastAsia="SimSun" w:hAnsi="Calibri" w:cs="Calibri"/>
        </w:rPr>
        <w:br w:type="page"/>
      </w:r>
    </w:p>
    <w:p w14:paraId="3AECBB04" w14:textId="4CF474F7" w:rsidR="00413F92" w:rsidRPr="006172DC" w:rsidRDefault="00413F92" w:rsidP="00413F92">
      <w:pPr>
        <w:widowControl/>
        <w:spacing w:before="120" w:after="120"/>
        <w:jc w:val="both"/>
        <w:rPr>
          <w:rStyle w:val="Heading1Char"/>
          <w:rFonts w:ascii="Calibri" w:eastAsia="SimSun" w:hAnsi="Calibri" w:cs="Calibri"/>
        </w:rPr>
      </w:pPr>
      <w:bookmarkStart w:id="16" w:name="_Toc143469038"/>
      <w:r w:rsidRPr="006172DC">
        <w:rPr>
          <w:rStyle w:val="Heading1Char"/>
          <w:rFonts w:ascii="Calibri" w:eastAsia="SimSun" w:hAnsi="Calibri" w:cs="Calibri"/>
        </w:rPr>
        <w:lastRenderedPageBreak/>
        <w:t>Next Steps/Opportunities</w:t>
      </w:r>
      <w:bookmarkEnd w:id="16"/>
    </w:p>
    <w:p w14:paraId="26CF6AB0" w14:textId="77777777" w:rsidR="00FE77E6" w:rsidRPr="00FE77E6" w:rsidRDefault="00FE77E6" w:rsidP="00413F92">
      <w:pPr>
        <w:numPr>
          <w:ilvl w:val="0"/>
          <w:numId w:val="15"/>
        </w:numPr>
        <w:rPr>
          <w:rFonts w:ascii="Calibri" w:hAnsi="Calibri" w:cs="Calibri"/>
          <w:lang w:val="en-US"/>
        </w:rPr>
      </w:pPr>
      <w:r w:rsidRPr="00FE77E6">
        <w:rPr>
          <w:rFonts w:ascii="Calibri" w:hAnsi="Calibri" w:cs="Calibri"/>
          <w:lang w:val="en-US"/>
        </w:rPr>
        <w:t xml:space="preserve">Train model using </w:t>
      </w:r>
      <w:r w:rsidRPr="00FE77E6">
        <w:rPr>
          <w:rFonts w:ascii="Calibri" w:hAnsi="Calibri" w:cs="Calibri"/>
          <w:b/>
          <w:bCs/>
          <w:lang w:val="en-US"/>
        </w:rPr>
        <w:t>30K Flicker dataset</w:t>
      </w:r>
      <w:r w:rsidR="00413F92" w:rsidRPr="00EF465C">
        <w:rPr>
          <w:rFonts w:ascii="Calibri" w:hAnsi="Calibri" w:cs="Calibri"/>
          <w:b/>
          <w:bCs/>
          <w:lang w:val="en-US"/>
        </w:rPr>
        <w:t xml:space="preserve"> </w:t>
      </w:r>
      <w:r w:rsidR="00413F92" w:rsidRPr="00EF465C">
        <w:rPr>
          <w:rFonts w:ascii="Calibri" w:hAnsi="Calibri" w:cs="Calibri"/>
          <w:lang w:val="en-US"/>
        </w:rPr>
        <w:t>and generate better captions.</w:t>
      </w:r>
    </w:p>
    <w:p w14:paraId="40FE08E9" w14:textId="77777777" w:rsidR="00413F92" w:rsidRDefault="00FE77E6" w:rsidP="00413F92">
      <w:pPr>
        <w:numPr>
          <w:ilvl w:val="0"/>
          <w:numId w:val="15"/>
        </w:numPr>
        <w:rPr>
          <w:rFonts w:ascii="Calibri" w:hAnsi="Calibri" w:cs="Calibri"/>
          <w:lang w:val="en-US"/>
        </w:rPr>
      </w:pPr>
      <w:r w:rsidRPr="00FE77E6">
        <w:rPr>
          <w:rFonts w:ascii="Calibri" w:hAnsi="Calibri" w:cs="Calibri"/>
          <w:b/>
          <w:bCs/>
          <w:lang w:val="en-US"/>
        </w:rPr>
        <w:t xml:space="preserve">Web deployment </w:t>
      </w:r>
      <w:r w:rsidRPr="00FE77E6">
        <w:rPr>
          <w:rFonts w:ascii="Calibri" w:hAnsi="Calibri" w:cs="Calibri"/>
          <w:lang w:val="en-US"/>
        </w:rPr>
        <w:t>using back4app.com &amp; render.com</w:t>
      </w:r>
    </w:p>
    <w:p w14:paraId="6F33CF60" w14:textId="2F43BEDB" w:rsidR="006172DC" w:rsidRDefault="00FE77E6" w:rsidP="00413F92">
      <w:pPr>
        <w:numPr>
          <w:ilvl w:val="0"/>
          <w:numId w:val="15"/>
        </w:numPr>
        <w:rPr>
          <w:rFonts w:ascii="Calibri" w:hAnsi="Calibri" w:cs="Calibri"/>
          <w:lang w:val="en-US"/>
        </w:rPr>
      </w:pPr>
      <w:r w:rsidRPr="00FE77E6">
        <w:rPr>
          <w:rFonts w:ascii="Calibri" w:hAnsi="Calibri" w:cs="Calibri"/>
          <w:lang w:val="en-US"/>
        </w:rPr>
        <w:t xml:space="preserve">Learn </w:t>
      </w:r>
      <w:r w:rsidRPr="00FE77E6">
        <w:rPr>
          <w:rFonts w:ascii="Calibri" w:hAnsi="Calibri" w:cs="Calibri"/>
          <w:b/>
          <w:bCs/>
          <w:lang w:val="en-US"/>
        </w:rPr>
        <w:t xml:space="preserve">from different implementations </w:t>
      </w:r>
      <w:r w:rsidRPr="00FE77E6">
        <w:rPr>
          <w:rFonts w:ascii="Calibri" w:hAnsi="Calibri" w:cs="Calibri"/>
          <w:lang w:val="en-US"/>
        </w:rPr>
        <w:t>(Cascaded LSTM/Transformers)</w:t>
      </w:r>
    </w:p>
    <w:p w14:paraId="54FD97B2" w14:textId="77777777" w:rsidR="00042C6B" w:rsidRPr="00413F92" w:rsidRDefault="00042C6B" w:rsidP="00042C6B">
      <w:pPr>
        <w:ind w:left="720"/>
        <w:rPr>
          <w:rStyle w:val="Heading1Char"/>
          <w:rFonts w:ascii="Calibri" w:eastAsia="SimSun" w:hAnsi="Calibri" w:cs="Calibri"/>
          <w:b w:val="0"/>
          <w:bCs w:val="0"/>
          <w:kern w:val="1"/>
          <w:sz w:val="24"/>
          <w:szCs w:val="24"/>
          <w:lang w:val="en-US"/>
        </w:rPr>
      </w:pPr>
    </w:p>
    <w:p w14:paraId="2C2C5BCE" w14:textId="2C6D110C" w:rsidR="00BC1336" w:rsidRPr="006172DC" w:rsidRDefault="00BC1336" w:rsidP="006172DC">
      <w:pPr>
        <w:widowControl/>
        <w:spacing w:before="120" w:after="120"/>
        <w:jc w:val="both"/>
        <w:rPr>
          <w:rStyle w:val="Heading1Char"/>
          <w:rFonts w:ascii="Calibri" w:eastAsia="SimSun" w:hAnsi="Calibri" w:cs="Calibri"/>
        </w:rPr>
      </w:pPr>
      <w:bookmarkStart w:id="17" w:name="_Toc143469039"/>
      <w:r w:rsidRPr="006172DC">
        <w:rPr>
          <w:rStyle w:val="Heading1Char"/>
          <w:rFonts w:ascii="Calibri" w:eastAsia="SimSun" w:hAnsi="Calibri" w:cs="Calibri"/>
        </w:rPr>
        <w:t>References</w:t>
      </w:r>
      <w:bookmarkEnd w:id="17"/>
    </w:p>
    <w:p w14:paraId="3CCAB28C" w14:textId="1927F778" w:rsidR="00BC1336" w:rsidRPr="00B7793E" w:rsidRDefault="00D969CC" w:rsidP="00231F2E">
      <w:pPr>
        <w:shd w:val="clear" w:color="auto" w:fill="FFFFFF"/>
        <w:spacing w:after="100" w:afterAutospacing="1"/>
        <w:ind w:left="284"/>
        <w:jc w:val="both"/>
        <w:rPr>
          <w:rFonts w:ascii="Calibri" w:hAnsi="Calibri" w:cs="Calibri"/>
          <w:color w:val="292929"/>
          <w:spacing w:val="-1"/>
          <w:sz w:val="22"/>
          <w:szCs w:val="22"/>
          <w:shd w:val="clear" w:color="auto" w:fill="FFFFFF"/>
        </w:rPr>
      </w:pPr>
      <w:r>
        <w:rPr>
          <w:rFonts w:ascii="Calibri" w:hAnsi="Calibri" w:cs="Calibri"/>
          <w:color w:val="292929"/>
          <w:spacing w:val="-1"/>
          <w:sz w:val="22"/>
          <w:szCs w:val="22"/>
          <w:shd w:val="clear" w:color="auto" w:fill="FFFFFF"/>
        </w:rPr>
        <w:t xml:space="preserve">[1] </w:t>
      </w:r>
      <w:r w:rsidR="00BC1336" w:rsidRPr="00B7793E">
        <w:rPr>
          <w:rFonts w:ascii="Calibri" w:hAnsi="Calibri" w:cs="Calibri"/>
          <w:color w:val="292929"/>
          <w:spacing w:val="-1"/>
          <w:sz w:val="22"/>
          <w:szCs w:val="22"/>
          <w:shd w:val="clear" w:color="auto" w:fill="FFFFFF"/>
        </w:rPr>
        <w:t>Marc Tanti and Albert</w:t>
      </w:r>
      <w:r w:rsidR="00BC1336" w:rsidRPr="00B7793E">
        <w:rPr>
          <w:rFonts w:ascii="Calibri" w:hAnsi="Calibri" w:cs="Calibri"/>
          <w:b/>
          <w:bCs/>
          <w:sz w:val="22"/>
          <w:szCs w:val="22"/>
        </w:rPr>
        <w:t xml:space="preserve"> </w:t>
      </w:r>
      <w:r w:rsidR="00BC1336" w:rsidRPr="00B7793E">
        <w:rPr>
          <w:rFonts w:ascii="Calibri" w:hAnsi="Calibri" w:cs="Calibri"/>
          <w:color w:val="292929"/>
          <w:spacing w:val="-1"/>
          <w:sz w:val="22"/>
          <w:szCs w:val="22"/>
          <w:shd w:val="clear" w:color="auto" w:fill="FFFFFF"/>
        </w:rPr>
        <w:t>Gatt, </w:t>
      </w:r>
      <w:r w:rsidR="00F95F6A" w:rsidRPr="00D969CC">
        <w:rPr>
          <w:rFonts w:ascii="Calibri" w:hAnsi="Calibri" w:cs="Calibri"/>
          <w:color w:val="292929"/>
          <w:spacing w:val="-1"/>
          <w:sz w:val="22"/>
          <w:szCs w:val="22"/>
          <w:shd w:val="clear" w:color="auto" w:fill="FFFFFF"/>
        </w:rPr>
        <w:t>where</w:t>
      </w:r>
      <w:r w:rsidRPr="00D969CC">
        <w:rPr>
          <w:rFonts w:ascii="Calibri" w:hAnsi="Calibri" w:cs="Calibri"/>
          <w:color w:val="292929"/>
          <w:spacing w:val="-1"/>
          <w:sz w:val="22"/>
          <w:szCs w:val="22"/>
          <w:shd w:val="clear" w:color="auto" w:fill="FFFFFF"/>
        </w:rPr>
        <w:t xml:space="preserve"> to put the Image in an Image Caption</w:t>
      </w:r>
      <w:r w:rsidRPr="00D969CC">
        <w:rPr>
          <w:rFonts w:ascii="Calibri" w:hAnsi="Calibri" w:cs="Calibri"/>
          <w:color w:val="292929"/>
          <w:spacing w:val="-1"/>
          <w:sz w:val="22"/>
          <w:szCs w:val="22"/>
          <w:shd w:val="clear" w:color="auto" w:fill="FFFFFF"/>
        </w:rPr>
        <w:cr/>
        <w:t>Generator</w:t>
      </w:r>
      <w:r w:rsidR="000D2C12">
        <w:rPr>
          <w:rFonts w:ascii="Calibri" w:hAnsi="Calibri" w:cs="Calibri"/>
          <w:color w:val="292929"/>
          <w:spacing w:val="-1"/>
          <w:sz w:val="22"/>
          <w:szCs w:val="22"/>
          <w:shd w:val="clear" w:color="auto" w:fill="FFFFFF"/>
        </w:rPr>
        <w:t xml:space="preserve">, </w:t>
      </w:r>
      <w:r w:rsidR="000D2C12" w:rsidRPr="000D2C12">
        <w:rPr>
          <w:rFonts w:ascii="Calibri" w:hAnsi="Calibri" w:cs="Calibri"/>
          <w:color w:val="292929"/>
          <w:spacing w:val="-1"/>
          <w:sz w:val="22"/>
          <w:szCs w:val="22"/>
          <w:shd w:val="clear" w:color="auto" w:fill="FFFFFF"/>
        </w:rPr>
        <w:t>ar</w:t>
      </w:r>
      <w:r w:rsidR="000D2C12">
        <w:rPr>
          <w:rFonts w:ascii="Calibri" w:hAnsi="Calibri" w:cs="Calibri"/>
          <w:color w:val="292929"/>
          <w:spacing w:val="-1"/>
          <w:sz w:val="22"/>
          <w:szCs w:val="22"/>
          <w:shd w:val="clear" w:color="auto" w:fill="FFFFFF"/>
        </w:rPr>
        <w:t>X</w:t>
      </w:r>
      <w:r w:rsidR="000D2C12" w:rsidRPr="000D2C12">
        <w:rPr>
          <w:rFonts w:ascii="Calibri" w:hAnsi="Calibri" w:cs="Calibri"/>
          <w:color w:val="292929"/>
          <w:spacing w:val="-1"/>
          <w:sz w:val="22"/>
          <w:szCs w:val="22"/>
          <w:shd w:val="clear" w:color="auto" w:fill="FFFFFF"/>
        </w:rPr>
        <w:t>iv</w:t>
      </w:r>
      <w:r w:rsidR="000D2C12">
        <w:rPr>
          <w:rFonts w:ascii="Calibri" w:hAnsi="Calibri" w:cs="Calibri"/>
          <w:color w:val="292929"/>
          <w:spacing w:val="-1"/>
          <w:sz w:val="22"/>
          <w:szCs w:val="22"/>
          <w:shd w:val="clear" w:color="auto" w:fill="FFFFFF"/>
        </w:rPr>
        <w:t>:</w:t>
      </w:r>
      <w:r w:rsidR="000D2C12" w:rsidRPr="000D2C12">
        <w:rPr>
          <w:rFonts w:ascii="Calibri" w:hAnsi="Calibri" w:cs="Calibri"/>
          <w:color w:val="292929"/>
          <w:spacing w:val="-1"/>
          <w:sz w:val="22"/>
          <w:szCs w:val="22"/>
          <w:shd w:val="clear" w:color="auto" w:fill="FFFFFF"/>
        </w:rPr>
        <w:t>1703.09137</w:t>
      </w:r>
      <w:r w:rsidR="000D2C12">
        <w:rPr>
          <w:rFonts w:ascii="Calibri" w:hAnsi="Calibri" w:cs="Calibri"/>
          <w:color w:val="292929"/>
          <w:spacing w:val="-1"/>
          <w:sz w:val="22"/>
          <w:szCs w:val="22"/>
          <w:shd w:val="clear" w:color="auto" w:fill="FFFFFF"/>
        </w:rPr>
        <w:t>, 2018</w:t>
      </w:r>
    </w:p>
    <w:p w14:paraId="47306DFD" w14:textId="77777777" w:rsidR="000D2C12" w:rsidRDefault="000D2C12" w:rsidP="00231F2E">
      <w:pPr>
        <w:shd w:val="clear" w:color="auto" w:fill="FFFFFF"/>
        <w:spacing w:after="100" w:afterAutospacing="1"/>
        <w:ind w:left="284"/>
        <w:jc w:val="both"/>
        <w:rPr>
          <w:rFonts w:ascii="Calibri" w:hAnsi="Calibri" w:cs="Calibri"/>
          <w:color w:val="292929"/>
          <w:spacing w:val="-1"/>
          <w:sz w:val="22"/>
          <w:szCs w:val="22"/>
          <w:shd w:val="clear" w:color="auto" w:fill="FFFFFF"/>
        </w:rPr>
      </w:pPr>
      <w:r>
        <w:rPr>
          <w:rFonts w:ascii="Calibri" w:hAnsi="Calibri" w:cs="Calibri"/>
          <w:color w:val="292929"/>
          <w:spacing w:val="-1"/>
          <w:sz w:val="22"/>
          <w:szCs w:val="22"/>
          <w:shd w:val="clear" w:color="auto" w:fill="FFFFFF"/>
        </w:rPr>
        <w:t xml:space="preserve">[2] </w:t>
      </w:r>
      <w:r w:rsidRPr="000D2C12">
        <w:rPr>
          <w:rFonts w:ascii="Calibri" w:hAnsi="Calibri" w:cs="Calibri"/>
          <w:color w:val="292929"/>
          <w:spacing w:val="-1"/>
          <w:sz w:val="22"/>
          <w:szCs w:val="22"/>
          <w:shd w:val="clear" w:color="auto" w:fill="FFFFFF"/>
        </w:rPr>
        <w:t>Marc Tanti Albert Gatt Kenneth P. Camilleri What is the Role of Recurrent Neural Networks (RNNs) in an Image Caption Generator? ar</w:t>
      </w:r>
      <w:r>
        <w:rPr>
          <w:rFonts w:ascii="Calibri" w:hAnsi="Calibri" w:cs="Calibri"/>
          <w:color w:val="292929"/>
          <w:spacing w:val="-1"/>
          <w:sz w:val="22"/>
          <w:szCs w:val="22"/>
          <w:shd w:val="clear" w:color="auto" w:fill="FFFFFF"/>
        </w:rPr>
        <w:t>X</w:t>
      </w:r>
      <w:r w:rsidRPr="000D2C12">
        <w:rPr>
          <w:rFonts w:ascii="Calibri" w:hAnsi="Calibri" w:cs="Calibri"/>
          <w:color w:val="292929"/>
          <w:spacing w:val="-1"/>
          <w:sz w:val="22"/>
          <w:szCs w:val="22"/>
          <w:shd w:val="clear" w:color="auto" w:fill="FFFFFF"/>
        </w:rPr>
        <w:t>iv:1708.02043</w:t>
      </w:r>
      <w:r>
        <w:rPr>
          <w:rFonts w:ascii="Calibri" w:hAnsi="Calibri" w:cs="Calibri"/>
          <w:color w:val="292929"/>
          <w:spacing w:val="-1"/>
          <w:sz w:val="22"/>
          <w:szCs w:val="22"/>
          <w:shd w:val="clear" w:color="auto" w:fill="FFFFFF"/>
        </w:rPr>
        <w:t>, 2017</w:t>
      </w:r>
    </w:p>
    <w:p w14:paraId="27F8678A" w14:textId="77777777" w:rsidR="000D2C12" w:rsidRDefault="000D2C12" w:rsidP="00231F2E">
      <w:pPr>
        <w:shd w:val="clear" w:color="auto" w:fill="FFFFFF"/>
        <w:spacing w:after="100" w:afterAutospacing="1"/>
        <w:ind w:left="284"/>
        <w:jc w:val="both"/>
      </w:pPr>
      <w:r>
        <w:rPr>
          <w:rFonts w:ascii="Calibri" w:hAnsi="Calibri" w:cs="Calibri"/>
          <w:color w:val="292929"/>
          <w:spacing w:val="-1"/>
          <w:sz w:val="22"/>
          <w:szCs w:val="22"/>
          <w:shd w:val="clear" w:color="auto" w:fill="FFFFFF"/>
        </w:rPr>
        <w:t xml:space="preserve">[3] </w:t>
      </w:r>
      <w:r>
        <w:t xml:space="preserve">Andrej Karpathy and Li Fei-Fei, Deep Visual-Semantic Alignments for Generating Image Descriptions, </w:t>
      </w:r>
      <w:hyperlink r:id="rId28" w:tgtFrame="_blank" w:history="1">
        <w:r w:rsidRPr="000D2C12">
          <w:rPr>
            <w:rStyle w:val="Hyperlink"/>
            <w:rFonts w:ascii="Calibri" w:hAnsi="Calibri" w:cs="Calibri"/>
            <w:spacing w:val="-1"/>
            <w:sz w:val="22"/>
            <w:szCs w:val="22"/>
            <w:shd w:val="clear" w:color="auto" w:fill="FFFFFF"/>
          </w:rPr>
          <w:t>https://cs.stanford.edu/people/karpathy/cvpr2015.pdf</w:t>
        </w:r>
      </w:hyperlink>
    </w:p>
    <w:p w14:paraId="7FA8F0CC" w14:textId="77777777" w:rsidR="0008081E" w:rsidRPr="00B7793E" w:rsidRDefault="000D2C12" w:rsidP="00231F2E">
      <w:pPr>
        <w:shd w:val="clear" w:color="auto" w:fill="FFFFFF"/>
        <w:spacing w:after="100" w:afterAutospacing="1"/>
        <w:ind w:left="284"/>
        <w:jc w:val="both"/>
        <w:rPr>
          <w:rFonts w:ascii="Calibri" w:hAnsi="Calibri" w:cs="Calibri"/>
          <w:color w:val="292929"/>
          <w:spacing w:val="-1"/>
          <w:sz w:val="22"/>
          <w:szCs w:val="22"/>
          <w:shd w:val="clear" w:color="auto" w:fill="FFFFFF"/>
        </w:rPr>
      </w:pPr>
      <w:r>
        <w:t xml:space="preserve">[4] </w:t>
      </w:r>
      <w:r w:rsidR="008824F1">
        <w:t xml:space="preserve">Abhijit Roy, </w:t>
      </w:r>
      <w:r w:rsidR="003D78BF" w:rsidRPr="008824F1">
        <w:t>A Guide to Image Captioning</w:t>
      </w:r>
      <w:r w:rsidR="008824F1" w:rsidRPr="008824F1">
        <w:t>,</w:t>
      </w:r>
      <w:r w:rsidR="008824F1">
        <w:rPr>
          <w:rFonts w:ascii="Calibri" w:hAnsi="Calibri" w:cs="Calibri"/>
          <w:color w:val="292929"/>
          <w:spacing w:val="-1"/>
          <w:sz w:val="22"/>
          <w:szCs w:val="22"/>
          <w:shd w:val="clear" w:color="auto" w:fill="FFFFFF"/>
        </w:rPr>
        <w:t xml:space="preserve"> </w:t>
      </w:r>
      <w:hyperlink r:id="rId29" w:history="1">
        <w:r w:rsidR="008824F1" w:rsidRPr="00620A53">
          <w:rPr>
            <w:rStyle w:val="Hyperlink"/>
            <w:rFonts w:ascii="Calibri" w:hAnsi="Calibri" w:cs="Calibri"/>
            <w:spacing w:val="-1"/>
            <w:sz w:val="22"/>
            <w:szCs w:val="22"/>
            <w:shd w:val="clear" w:color="auto" w:fill="FFFFFF"/>
          </w:rPr>
          <w:t>https://towardsdatascience.com/a-guide-to-image-captioning-e9fd5517f350</w:t>
        </w:r>
      </w:hyperlink>
      <w:r w:rsidR="008824F1">
        <w:rPr>
          <w:rFonts w:ascii="Calibri" w:hAnsi="Calibri" w:cs="Calibri"/>
          <w:color w:val="292929"/>
          <w:spacing w:val="-1"/>
          <w:sz w:val="22"/>
          <w:szCs w:val="22"/>
          <w:shd w:val="clear" w:color="auto" w:fill="FFFFFF"/>
        </w:rPr>
        <w:t xml:space="preserve"> </w:t>
      </w:r>
    </w:p>
    <w:p w14:paraId="0F2AAFE2" w14:textId="77777777" w:rsidR="00BC1336" w:rsidRPr="00B7793E" w:rsidRDefault="008824F1" w:rsidP="00231F2E">
      <w:pPr>
        <w:ind w:left="284"/>
        <w:rPr>
          <w:rFonts w:ascii="Calibri" w:hAnsi="Calibri" w:cs="Calibri"/>
          <w:sz w:val="22"/>
          <w:szCs w:val="22"/>
        </w:rPr>
      </w:pPr>
      <w:r>
        <w:rPr>
          <w:rFonts w:ascii="Calibri" w:hAnsi="Calibri" w:cs="Calibri"/>
          <w:sz w:val="22"/>
          <w:szCs w:val="22"/>
        </w:rPr>
        <w:t xml:space="preserve">[5] </w:t>
      </w:r>
      <w:r w:rsidR="00962744">
        <w:rPr>
          <w:rFonts w:ascii="Calibri" w:hAnsi="Calibri" w:cs="Calibri"/>
          <w:sz w:val="22"/>
          <w:szCs w:val="22"/>
        </w:rPr>
        <w:t xml:space="preserve">Image Captioning </w:t>
      </w:r>
      <w:hyperlink r:id="rId30" w:history="1">
        <w:r w:rsidR="00D629BF" w:rsidRPr="00620A53">
          <w:rPr>
            <w:rStyle w:val="Hyperlink"/>
            <w:rFonts w:ascii="Calibri" w:hAnsi="Calibri" w:cs="Calibri"/>
            <w:sz w:val="22"/>
            <w:szCs w:val="22"/>
          </w:rPr>
          <w:t>https://paperswithcode</w:t>
        </w:r>
        <w:r w:rsidR="00D629BF" w:rsidRPr="00620A53">
          <w:rPr>
            <w:rStyle w:val="Hyperlink"/>
            <w:rFonts w:ascii="Calibri" w:hAnsi="Calibri" w:cs="Calibri"/>
            <w:sz w:val="22"/>
            <w:szCs w:val="22"/>
          </w:rPr>
          <w:t>.</w:t>
        </w:r>
        <w:r w:rsidR="00D629BF" w:rsidRPr="00620A53">
          <w:rPr>
            <w:rStyle w:val="Hyperlink"/>
            <w:rFonts w:ascii="Calibri" w:hAnsi="Calibri" w:cs="Calibri"/>
            <w:sz w:val="22"/>
            <w:szCs w:val="22"/>
          </w:rPr>
          <w:t>com/task/image-capt</w:t>
        </w:r>
        <w:r w:rsidR="00D629BF" w:rsidRPr="00620A53">
          <w:rPr>
            <w:rStyle w:val="Hyperlink"/>
            <w:rFonts w:ascii="Calibri" w:hAnsi="Calibri" w:cs="Calibri"/>
            <w:sz w:val="22"/>
            <w:szCs w:val="22"/>
          </w:rPr>
          <w:t>i</w:t>
        </w:r>
        <w:r w:rsidR="00D629BF" w:rsidRPr="00620A53">
          <w:rPr>
            <w:rStyle w:val="Hyperlink"/>
            <w:rFonts w:ascii="Calibri" w:hAnsi="Calibri" w:cs="Calibri"/>
            <w:sz w:val="22"/>
            <w:szCs w:val="22"/>
          </w:rPr>
          <w:t>oning</w:t>
        </w:r>
      </w:hyperlink>
    </w:p>
    <w:p w14:paraId="73AA289F" w14:textId="77777777" w:rsidR="00BC1336" w:rsidRPr="00B7793E" w:rsidRDefault="008824F1" w:rsidP="00231F2E">
      <w:pPr>
        <w:ind w:left="284"/>
        <w:rPr>
          <w:rStyle w:val="Hyperlink"/>
          <w:rFonts w:ascii="Calibri" w:hAnsi="Calibri" w:cs="Calibri"/>
          <w:sz w:val="22"/>
          <w:szCs w:val="22"/>
        </w:rPr>
      </w:pPr>
      <w:r>
        <w:rPr>
          <w:rFonts w:ascii="Calibri" w:hAnsi="Calibri" w:cs="Calibri"/>
          <w:sz w:val="22"/>
          <w:szCs w:val="22"/>
        </w:rPr>
        <w:t xml:space="preserve">[6] </w:t>
      </w:r>
      <w:hyperlink r:id="rId31" w:history="1">
        <w:r w:rsidRPr="00620A53">
          <w:rPr>
            <w:rStyle w:val="Hyperlink"/>
            <w:rFonts w:ascii="Calibri" w:hAnsi="Calibri" w:cs="Calibri"/>
            <w:sz w:val="22"/>
            <w:szCs w:val="22"/>
          </w:rPr>
          <w:t>https://journalofbigdata.spring</w:t>
        </w:r>
        <w:r w:rsidRPr="00620A53">
          <w:rPr>
            <w:rStyle w:val="Hyperlink"/>
            <w:rFonts w:ascii="Calibri" w:hAnsi="Calibri" w:cs="Calibri"/>
            <w:sz w:val="22"/>
            <w:szCs w:val="22"/>
          </w:rPr>
          <w:t>e</w:t>
        </w:r>
        <w:r w:rsidRPr="00620A53">
          <w:rPr>
            <w:rStyle w:val="Hyperlink"/>
            <w:rFonts w:ascii="Calibri" w:hAnsi="Calibri" w:cs="Calibri"/>
            <w:sz w:val="22"/>
            <w:szCs w:val="22"/>
          </w:rPr>
          <w:t>ropen.com/articles/10.1186/s40537-022-00571-w</w:t>
        </w:r>
      </w:hyperlink>
    </w:p>
    <w:sectPr w:rsidR="00BC1336" w:rsidRPr="00B7793E">
      <w:headerReference w:type="default" r:id="rId32"/>
      <w:footerReference w:type="default" r:id="rId33"/>
      <w:pgSz w:w="11906" w:h="16838"/>
      <w:pgMar w:top="1134" w:right="1134" w:bottom="1134"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D13F4" w14:textId="77777777" w:rsidR="001C60AE" w:rsidRDefault="001C60AE" w:rsidP="00A37815">
      <w:r>
        <w:separator/>
      </w:r>
    </w:p>
  </w:endnote>
  <w:endnote w:type="continuationSeparator" w:id="0">
    <w:p w14:paraId="145BA947" w14:textId="77777777" w:rsidR="001C60AE" w:rsidRDefault="001C60AE" w:rsidP="00A37815">
      <w:r>
        <w:continuationSeparator/>
      </w:r>
    </w:p>
  </w:endnote>
  <w:endnote w:type="continuationNotice" w:id="1">
    <w:p w14:paraId="28525393" w14:textId="77777777" w:rsidR="001C60AE" w:rsidRDefault="001C60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779D" w14:textId="77777777" w:rsidR="00593CEB" w:rsidRDefault="00593CEB" w:rsidP="00593CEB">
    <w:pPr>
      <w:pStyle w:val="Footer"/>
    </w:pPr>
    <w:r>
      <w:t xml:space="preserve">Group-15 </w:t>
    </w:r>
    <w:r>
      <w:tab/>
    </w:r>
    <w:r>
      <w:tab/>
    </w:r>
    <w:r>
      <w:tab/>
    </w:r>
    <w:r>
      <w:fldChar w:fldCharType="begin"/>
    </w:r>
    <w:r>
      <w:instrText xml:space="preserve"> PAGE   \* MERGEFORMAT </w:instrText>
    </w:r>
    <w:r>
      <w:fldChar w:fldCharType="separate"/>
    </w:r>
    <w:r>
      <w:rPr>
        <w:noProof/>
      </w:rPr>
      <w:t>2</w:t>
    </w:r>
    <w:r>
      <w:rPr>
        <w:noProof/>
      </w:rPr>
      <w:fldChar w:fldCharType="end"/>
    </w:r>
  </w:p>
  <w:p w14:paraId="6E0183AC" w14:textId="77777777" w:rsidR="00A37815" w:rsidRPr="00A37815" w:rsidRDefault="00A3781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E76EB" w14:textId="77777777" w:rsidR="001C60AE" w:rsidRDefault="001C60AE" w:rsidP="00A37815">
      <w:r>
        <w:separator/>
      </w:r>
    </w:p>
  </w:footnote>
  <w:footnote w:type="continuationSeparator" w:id="0">
    <w:p w14:paraId="6D6B6316" w14:textId="77777777" w:rsidR="001C60AE" w:rsidRDefault="001C60AE" w:rsidP="00A37815">
      <w:r>
        <w:continuationSeparator/>
      </w:r>
    </w:p>
  </w:footnote>
  <w:footnote w:type="continuationNotice" w:id="1">
    <w:p w14:paraId="652C1AE6" w14:textId="77777777" w:rsidR="001C60AE" w:rsidRDefault="001C60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0303" w14:textId="77777777" w:rsidR="00A37815" w:rsidRDefault="00A37815">
    <w:pPr>
      <w:pStyle w:val="Header"/>
    </w:pPr>
    <w:r>
      <w:t>Automatic Image Captioning</w:t>
    </w:r>
  </w:p>
  <w:p w14:paraId="5F6D59BD" w14:textId="77777777" w:rsidR="00A37815" w:rsidRDefault="00A37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4" w15:restartNumberingAfterBreak="0">
    <w:nsid w:val="00000005"/>
    <w:multiLevelType w:val="multilevel"/>
    <w:tmpl w:val="0000000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170265D9"/>
    <w:multiLevelType w:val="hybridMultilevel"/>
    <w:tmpl w:val="095A0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C61D60"/>
    <w:multiLevelType w:val="hybridMultilevel"/>
    <w:tmpl w:val="4356C6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7A07B4"/>
    <w:multiLevelType w:val="hybridMultilevel"/>
    <w:tmpl w:val="4D66BF1E"/>
    <w:lvl w:ilvl="0" w:tplc="641E3D8E">
      <w:start w:val="1"/>
      <w:numFmt w:val="decimal"/>
      <w:lvlText w:val="%1."/>
      <w:lvlJc w:val="left"/>
      <w:pPr>
        <w:tabs>
          <w:tab w:val="num" w:pos="720"/>
        </w:tabs>
        <w:ind w:left="720" w:hanging="360"/>
      </w:pPr>
    </w:lvl>
    <w:lvl w:ilvl="1" w:tplc="DB18CA3E" w:tentative="1">
      <w:start w:val="1"/>
      <w:numFmt w:val="decimal"/>
      <w:lvlText w:val="%2."/>
      <w:lvlJc w:val="left"/>
      <w:pPr>
        <w:tabs>
          <w:tab w:val="num" w:pos="1440"/>
        </w:tabs>
        <w:ind w:left="1440" w:hanging="360"/>
      </w:pPr>
    </w:lvl>
    <w:lvl w:ilvl="2" w:tplc="5B3C9272" w:tentative="1">
      <w:start w:val="1"/>
      <w:numFmt w:val="decimal"/>
      <w:lvlText w:val="%3."/>
      <w:lvlJc w:val="left"/>
      <w:pPr>
        <w:tabs>
          <w:tab w:val="num" w:pos="2160"/>
        </w:tabs>
        <w:ind w:left="2160" w:hanging="360"/>
      </w:pPr>
    </w:lvl>
    <w:lvl w:ilvl="3" w:tplc="9B2463F2" w:tentative="1">
      <w:start w:val="1"/>
      <w:numFmt w:val="decimal"/>
      <w:lvlText w:val="%4."/>
      <w:lvlJc w:val="left"/>
      <w:pPr>
        <w:tabs>
          <w:tab w:val="num" w:pos="2880"/>
        </w:tabs>
        <w:ind w:left="2880" w:hanging="360"/>
      </w:pPr>
    </w:lvl>
    <w:lvl w:ilvl="4" w:tplc="9B78B414" w:tentative="1">
      <w:start w:val="1"/>
      <w:numFmt w:val="decimal"/>
      <w:lvlText w:val="%5."/>
      <w:lvlJc w:val="left"/>
      <w:pPr>
        <w:tabs>
          <w:tab w:val="num" w:pos="3600"/>
        </w:tabs>
        <w:ind w:left="3600" w:hanging="360"/>
      </w:pPr>
    </w:lvl>
    <w:lvl w:ilvl="5" w:tplc="DE480B3E" w:tentative="1">
      <w:start w:val="1"/>
      <w:numFmt w:val="decimal"/>
      <w:lvlText w:val="%6."/>
      <w:lvlJc w:val="left"/>
      <w:pPr>
        <w:tabs>
          <w:tab w:val="num" w:pos="4320"/>
        </w:tabs>
        <w:ind w:left="4320" w:hanging="360"/>
      </w:pPr>
    </w:lvl>
    <w:lvl w:ilvl="6" w:tplc="AC9C7376" w:tentative="1">
      <w:start w:val="1"/>
      <w:numFmt w:val="decimal"/>
      <w:lvlText w:val="%7."/>
      <w:lvlJc w:val="left"/>
      <w:pPr>
        <w:tabs>
          <w:tab w:val="num" w:pos="5040"/>
        </w:tabs>
        <w:ind w:left="5040" w:hanging="360"/>
      </w:pPr>
    </w:lvl>
    <w:lvl w:ilvl="7" w:tplc="04B6090A" w:tentative="1">
      <w:start w:val="1"/>
      <w:numFmt w:val="decimal"/>
      <w:lvlText w:val="%8."/>
      <w:lvlJc w:val="left"/>
      <w:pPr>
        <w:tabs>
          <w:tab w:val="num" w:pos="5760"/>
        </w:tabs>
        <w:ind w:left="5760" w:hanging="360"/>
      </w:pPr>
    </w:lvl>
    <w:lvl w:ilvl="8" w:tplc="0BE6B572" w:tentative="1">
      <w:start w:val="1"/>
      <w:numFmt w:val="decimal"/>
      <w:lvlText w:val="%9."/>
      <w:lvlJc w:val="left"/>
      <w:pPr>
        <w:tabs>
          <w:tab w:val="num" w:pos="6480"/>
        </w:tabs>
        <w:ind w:left="6480" w:hanging="360"/>
      </w:pPr>
    </w:lvl>
  </w:abstractNum>
  <w:abstractNum w:abstractNumId="8" w15:restartNumberingAfterBreak="0">
    <w:nsid w:val="476B1A64"/>
    <w:multiLevelType w:val="hybridMultilevel"/>
    <w:tmpl w:val="51965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BB0B0A"/>
    <w:multiLevelType w:val="hybridMultilevel"/>
    <w:tmpl w:val="F91AE7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8C4C2B"/>
    <w:multiLevelType w:val="hybridMultilevel"/>
    <w:tmpl w:val="8ADEF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D2994"/>
    <w:multiLevelType w:val="hybridMultilevel"/>
    <w:tmpl w:val="A9F4A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47304A"/>
    <w:multiLevelType w:val="hybridMultilevel"/>
    <w:tmpl w:val="9330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B81A39"/>
    <w:multiLevelType w:val="hybridMultilevel"/>
    <w:tmpl w:val="40FED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B69EF"/>
    <w:multiLevelType w:val="hybridMultilevel"/>
    <w:tmpl w:val="BCFC82C2"/>
    <w:lvl w:ilvl="0" w:tplc="5E7E874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1"/>
  </w:num>
  <w:num w:numId="9">
    <w:abstractNumId w:val="8"/>
  </w:num>
  <w:num w:numId="10">
    <w:abstractNumId w:val="12"/>
  </w:num>
  <w:num w:numId="11">
    <w:abstractNumId w:val="9"/>
  </w:num>
  <w:num w:numId="12">
    <w:abstractNumId w:val="10"/>
  </w:num>
  <w:num w:numId="13">
    <w:abstractNumId w:val="14"/>
  </w:num>
  <w:num w:numId="14">
    <w:abstractNumId w:val="13"/>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heem Baig">
    <w15:presenceInfo w15:providerId="AD" w15:userId="S::rbaig@qti.qualcomm.com::7dcc7cbf-0d5c-4f12-8556-d320a30f8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815"/>
    <w:rsid w:val="00042C6B"/>
    <w:rsid w:val="00057393"/>
    <w:rsid w:val="0008081E"/>
    <w:rsid w:val="000D2351"/>
    <w:rsid w:val="000D2C12"/>
    <w:rsid w:val="000E5F76"/>
    <w:rsid w:val="000F7807"/>
    <w:rsid w:val="0010536E"/>
    <w:rsid w:val="001728CE"/>
    <w:rsid w:val="001C60AE"/>
    <w:rsid w:val="00213C4D"/>
    <w:rsid w:val="00220204"/>
    <w:rsid w:val="00231F2E"/>
    <w:rsid w:val="002E7810"/>
    <w:rsid w:val="00300A69"/>
    <w:rsid w:val="00306E62"/>
    <w:rsid w:val="003165CE"/>
    <w:rsid w:val="003D78BF"/>
    <w:rsid w:val="003E2458"/>
    <w:rsid w:val="00413F92"/>
    <w:rsid w:val="00455C27"/>
    <w:rsid w:val="004F60C1"/>
    <w:rsid w:val="005333EC"/>
    <w:rsid w:val="00542663"/>
    <w:rsid w:val="005508E5"/>
    <w:rsid w:val="00564045"/>
    <w:rsid w:val="00593CEB"/>
    <w:rsid w:val="00597E91"/>
    <w:rsid w:val="005C4DB0"/>
    <w:rsid w:val="006172DC"/>
    <w:rsid w:val="00666D24"/>
    <w:rsid w:val="00712574"/>
    <w:rsid w:val="00736083"/>
    <w:rsid w:val="007A416F"/>
    <w:rsid w:val="007D684C"/>
    <w:rsid w:val="00801FED"/>
    <w:rsid w:val="0082229B"/>
    <w:rsid w:val="00824FDF"/>
    <w:rsid w:val="008824F1"/>
    <w:rsid w:val="008F62B7"/>
    <w:rsid w:val="00927EAF"/>
    <w:rsid w:val="00953388"/>
    <w:rsid w:val="00962744"/>
    <w:rsid w:val="009861E3"/>
    <w:rsid w:val="009A659C"/>
    <w:rsid w:val="009D5136"/>
    <w:rsid w:val="009F3458"/>
    <w:rsid w:val="00A01A97"/>
    <w:rsid w:val="00A37815"/>
    <w:rsid w:val="00A45CFD"/>
    <w:rsid w:val="00A612DE"/>
    <w:rsid w:val="00A66380"/>
    <w:rsid w:val="00A84264"/>
    <w:rsid w:val="00AC6982"/>
    <w:rsid w:val="00AD1709"/>
    <w:rsid w:val="00AE59D5"/>
    <w:rsid w:val="00B16F7F"/>
    <w:rsid w:val="00B328A6"/>
    <w:rsid w:val="00B378FD"/>
    <w:rsid w:val="00B7793E"/>
    <w:rsid w:val="00B9472F"/>
    <w:rsid w:val="00BC1336"/>
    <w:rsid w:val="00BD0A9B"/>
    <w:rsid w:val="00C1388B"/>
    <w:rsid w:val="00C33D2F"/>
    <w:rsid w:val="00C85D4E"/>
    <w:rsid w:val="00D05E89"/>
    <w:rsid w:val="00D26645"/>
    <w:rsid w:val="00D629BF"/>
    <w:rsid w:val="00D830BB"/>
    <w:rsid w:val="00D969CC"/>
    <w:rsid w:val="00DC5BC6"/>
    <w:rsid w:val="00E735D2"/>
    <w:rsid w:val="00EC4B43"/>
    <w:rsid w:val="00ED21B8"/>
    <w:rsid w:val="00EF465C"/>
    <w:rsid w:val="00F42B82"/>
    <w:rsid w:val="00F53F92"/>
    <w:rsid w:val="00F867BA"/>
    <w:rsid w:val="00F91D02"/>
    <w:rsid w:val="00F95F6A"/>
    <w:rsid w:val="00FC6D4C"/>
    <w:rsid w:val="00FD10B1"/>
    <w:rsid w:val="00FE7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BA2AE56"/>
  <w15:chartTrackingRefBased/>
  <w15:docId w15:val="{ADA5D021-B070-43B4-9ECD-9C782D0F5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B43"/>
    <w:pPr>
      <w:widowControl w:val="0"/>
      <w:suppressAutoHyphens/>
    </w:pPr>
    <w:rPr>
      <w:rFonts w:eastAsia="SimSun" w:cs="Lucida Sans"/>
      <w:kern w:val="1"/>
      <w:sz w:val="24"/>
      <w:szCs w:val="24"/>
      <w:lang w:val="en-IN" w:eastAsia="hi-IN" w:bidi="hi-IN"/>
    </w:rPr>
  </w:style>
  <w:style w:type="paragraph" w:styleId="Heading1">
    <w:name w:val="heading 1"/>
    <w:basedOn w:val="Normal"/>
    <w:next w:val="Normal"/>
    <w:link w:val="Heading1Char"/>
    <w:uiPriority w:val="9"/>
    <w:qFormat/>
    <w:rsid w:val="00B16F7F"/>
    <w:pPr>
      <w:keepNext/>
      <w:spacing w:before="240" w:after="60"/>
      <w:outlineLvl w:val="0"/>
    </w:pPr>
    <w:rPr>
      <w:rFonts w:ascii="Calibri Light" w:eastAsia="Times New Roman" w:hAnsi="Calibri Light" w:cs="Mangal"/>
      <w:b/>
      <w:bCs/>
      <w:kern w:val="32"/>
      <w:sz w:val="32"/>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OpenSymbol"/>
    </w:rPr>
  </w:style>
  <w:style w:type="character" w:customStyle="1" w:styleId="WW8Num1z1">
    <w:name w:val="WW8Num1z1"/>
    <w:rPr>
      <w:rFonts w:ascii="OpenSymbol" w:hAnsi="OpenSymbol" w:cs="OpenSymbol"/>
    </w:rPr>
  </w:style>
  <w:style w:type="character" w:customStyle="1" w:styleId="WW8Num2z0">
    <w:name w:val="WW8Num2z0"/>
    <w:rPr>
      <w:b w:val="0"/>
      <w:bCs w:val="0"/>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NoSpacing">
    <w:name w:val="No Spacing"/>
    <w:uiPriority w:val="1"/>
    <w:qFormat/>
    <w:rsid w:val="00A37815"/>
    <w:pPr>
      <w:widowControl w:val="0"/>
      <w:suppressAutoHyphens/>
    </w:pPr>
    <w:rPr>
      <w:rFonts w:eastAsia="SimSun" w:cs="Mangal"/>
      <w:kern w:val="1"/>
      <w:sz w:val="24"/>
      <w:szCs w:val="21"/>
      <w:lang w:val="en-IN" w:eastAsia="hi-IN" w:bidi="hi-IN"/>
    </w:rPr>
  </w:style>
  <w:style w:type="paragraph" w:styleId="Header">
    <w:name w:val="header"/>
    <w:basedOn w:val="Normal"/>
    <w:link w:val="HeaderChar"/>
    <w:uiPriority w:val="99"/>
    <w:unhideWhenUsed/>
    <w:rsid w:val="00A37815"/>
    <w:pPr>
      <w:tabs>
        <w:tab w:val="center" w:pos="4513"/>
        <w:tab w:val="right" w:pos="9026"/>
      </w:tabs>
    </w:pPr>
    <w:rPr>
      <w:rFonts w:cs="Mangal"/>
      <w:szCs w:val="21"/>
    </w:rPr>
  </w:style>
  <w:style w:type="character" w:customStyle="1" w:styleId="HeaderChar">
    <w:name w:val="Header Char"/>
    <w:link w:val="Header"/>
    <w:uiPriority w:val="99"/>
    <w:rsid w:val="00A37815"/>
    <w:rPr>
      <w:rFonts w:eastAsia="SimSun" w:cs="Mangal"/>
      <w:kern w:val="1"/>
      <w:sz w:val="24"/>
      <w:szCs w:val="21"/>
      <w:lang w:eastAsia="hi-IN" w:bidi="hi-IN"/>
    </w:rPr>
  </w:style>
  <w:style w:type="paragraph" w:styleId="Footer">
    <w:name w:val="footer"/>
    <w:basedOn w:val="Normal"/>
    <w:link w:val="FooterChar"/>
    <w:uiPriority w:val="99"/>
    <w:unhideWhenUsed/>
    <w:rsid w:val="00A37815"/>
    <w:pPr>
      <w:tabs>
        <w:tab w:val="center" w:pos="4513"/>
        <w:tab w:val="right" w:pos="9026"/>
      </w:tabs>
    </w:pPr>
    <w:rPr>
      <w:rFonts w:cs="Mangal"/>
      <w:szCs w:val="21"/>
    </w:rPr>
  </w:style>
  <w:style w:type="character" w:customStyle="1" w:styleId="FooterChar">
    <w:name w:val="Footer Char"/>
    <w:link w:val="Footer"/>
    <w:uiPriority w:val="99"/>
    <w:rsid w:val="00A37815"/>
    <w:rPr>
      <w:rFonts w:eastAsia="SimSun" w:cs="Mangal"/>
      <w:kern w:val="1"/>
      <w:sz w:val="24"/>
      <w:szCs w:val="21"/>
      <w:lang w:eastAsia="hi-IN" w:bidi="hi-IN"/>
    </w:rPr>
  </w:style>
  <w:style w:type="character" w:styleId="Hyperlink">
    <w:name w:val="Hyperlink"/>
    <w:uiPriority w:val="99"/>
    <w:unhideWhenUsed/>
    <w:rsid w:val="00BC1336"/>
    <w:rPr>
      <w:color w:val="0563C1"/>
      <w:u w:val="single"/>
    </w:rPr>
  </w:style>
  <w:style w:type="character" w:styleId="UnresolvedMention">
    <w:name w:val="Unresolved Mention"/>
    <w:uiPriority w:val="99"/>
    <w:semiHidden/>
    <w:unhideWhenUsed/>
    <w:rsid w:val="0008081E"/>
    <w:rPr>
      <w:color w:val="605E5C"/>
      <w:shd w:val="clear" w:color="auto" w:fill="E1DFDD"/>
    </w:rPr>
  </w:style>
  <w:style w:type="character" w:styleId="FollowedHyperlink">
    <w:name w:val="FollowedHyperlink"/>
    <w:uiPriority w:val="99"/>
    <w:semiHidden/>
    <w:unhideWhenUsed/>
    <w:rsid w:val="000D2C12"/>
    <w:rPr>
      <w:color w:val="954F72"/>
      <w:u w:val="single"/>
    </w:rPr>
  </w:style>
  <w:style w:type="character" w:customStyle="1" w:styleId="Heading1Char">
    <w:name w:val="Heading 1 Char"/>
    <w:link w:val="Heading1"/>
    <w:uiPriority w:val="9"/>
    <w:rsid w:val="00B16F7F"/>
    <w:rPr>
      <w:rFonts w:ascii="Calibri Light" w:eastAsia="Times New Roman" w:hAnsi="Calibri Light" w:cs="Mangal"/>
      <w:b/>
      <w:bCs/>
      <w:kern w:val="32"/>
      <w:sz w:val="32"/>
      <w:szCs w:val="29"/>
      <w:lang w:eastAsia="hi-IN" w:bidi="hi-IN"/>
    </w:rPr>
  </w:style>
  <w:style w:type="paragraph" w:styleId="TOCHeading">
    <w:name w:val="TOC Heading"/>
    <w:basedOn w:val="Heading1"/>
    <w:next w:val="Normal"/>
    <w:uiPriority w:val="39"/>
    <w:unhideWhenUsed/>
    <w:qFormat/>
    <w:rsid w:val="00B16F7F"/>
    <w:pPr>
      <w:keepLines/>
      <w:widowControl/>
      <w:suppressAutoHyphens w:val="0"/>
      <w:spacing w:after="0" w:line="259" w:lineRule="auto"/>
      <w:outlineLvl w:val="9"/>
    </w:pPr>
    <w:rPr>
      <w:rFonts w:cs="Times New Roman"/>
      <w:b w:val="0"/>
      <w:bCs w:val="0"/>
      <w:color w:val="2F5496"/>
      <w:kern w:val="0"/>
      <w:szCs w:val="32"/>
      <w:lang w:val="en-US" w:eastAsia="en-US" w:bidi="ar-SA"/>
    </w:rPr>
  </w:style>
  <w:style w:type="paragraph" w:styleId="TOC1">
    <w:name w:val="toc 1"/>
    <w:basedOn w:val="Normal"/>
    <w:next w:val="Normal"/>
    <w:autoRedefine/>
    <w:uiPriority w:val="39"/>
    <w:unhideWhenUsed/>
    <w:rsid w:val="00B16F7F"/>
    <w:rPr>
      <w:rFonts w:cs="Mangal"/>
      <w:szCs w:val="21"/>
    </w:rPr>
  </w:style>
  <w:style w:type="paragraph" w:styleId="TOC2">
    <w:name w:val="toc 2"/>
    <w:basedOn w:val="Normal"/>
    <w:next w:val="Normal"/>
    <w:autoRedefine/>
    <w:uiPriority w:val="39"/>
    <w:unhideWhenUsed/>
    <w:rsid w:val="00C85D4E"/>
    <w:pPr>
      <w:widowControl/>
      <w:suppressAutoHyphens w:val="0"/>
      <w:spacing w:after="100" w:line="259" w:lineRule="auto"/>
      <w:ind w:left="220"/>
    </w:pPr>
    <w:rPr>
      <w:rFonts w:ascii="Calibri" w:eastAsia="Times New Roman" w:hAnsi="Calibri" w:cs="Times New Roman"/>
      <w:kern w:val="0"/>
      <w:sz w:val="22"/>
      <w:szCs w:val="22"/>
      <w:lang w:val="en-US" w:eastAsia="en-US" w:bidi="ar-SA"/>
    </w:rPr>
  </w:style>
  <w:style w:type="paragraph" w:styleId="TOC3">
    <w:name w:val="toc 3"/>
    <w:basedOn w:val="Normal"/>
    <w:next w:val="Normal"/>
    <w:autoRedefine/>
    <w:uiPriority w:val="39"/>
    <w:unhideWhenUsed/>
    <w:rsid w:val="00C85D4E"/>
    <w:pPr>
      <w:widowControl/>
      <w:suppressAutoHyphens w:val="0"/>
      <w:spacing w:after="100" w:line="259" w:lineRule="auto"/>
      <w:ind w:left="440"/>
    </w:pPr>
    <w:rPr>
      <w:rFonts w:ascii="Calibri" w:eastAsia="Times New Roman" w:hAnsi="Calibri" w:cs="Times New Roman"/>
      <w:kern w:val="0"/>
      <w:sz w:val="22"/>
      <w:szCs w:val="22"/>
      <w:lang w:val="en-US" w:eastAsia="en-US" w:bidi="ar-SA"/>
    </w:rPr>
  </w:style>
  <w:style w:type="character" w:styleId="IntenseReference">
    <w:name w:val="Intense Reference"/>
    <w:uiPriority w:val="32"/>
    <w:qFormat/>
    <w:rsid w:val="00306E62"/>
    <w:rPr>
      <w:b/>
      <w:bCs/>
      <w:smallCaps/>
      <w:color w:val="4472C4"/>
      <w:spacing w:val="5"/>
    </w:rPr>
  </w:style>
  <w:style w:type="character" w:styleId="BookTitle">
    <w:name w:val="Book Title"/>
    <w:uiPriority w:val="33"/>
    <w:qFormat/>
    <w:rsid w:val="009F3458"/>
    <w:rPr>
      <w:b/>
      <w:bCs/>
      <w:i/>
      <w:iCs/>
      <w:spacing w:val="5"/>
    </w:rPr>
  </w:style>
  <w:style w:type="table" w:styleId="TableGrid">
    <w:name w:val="Table Grid"/>
    <w:basedOn w:val="TableNormal"/>
    <w:uiPriority w:val="39"/>
    <w:rsid w:val="00986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7E9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83295">
      <w:bodyDiv w:val="1"/>
      <w:marLeft w:val="0"/>
      <w:marRight w:val="0"/>
      <w:marTop w:val="0"/>
      <w:marBottom w:val="0"/>
      <w:divBdr>
        <w:top w:val="none" w:sz="0" w:space="0" w:color="auto"/>
        <w:left w:val="none" w:sz="0" w:space="0" w:color="auto"/>
        <w:bottom w:val="none" w:sz="0" w:space="0" w:color="auto"/>
        <w:right w:val="none" w:sz="0" w:space="0" w:color="auto"/>
      </w:divBdr>
    </w:div>
    <w:div w:id="1648438073">
      <w:bodyDiv w:val="1"/>
      <w:marLeft w:val="0"/>
      <w:marRight w:val="0"/>
      <w:marTop w:val="0"/>
      <w:marBottom w:val="0"/>
      <w:divBdr>
        <w:top w:val="none" w:sz="0" w:space="0" w:color="auto"/>
        <w:left w:val="none" w:sz="0" w:space="0" w:color="auto"/>
        <w:bottom w:val="none" w:sz="0" w:space="0" w:color="auto"/>
        <w:right w:val="none" w:sz="0" w:space="0" w:color="auto"/>
      </w:divBdr>
      <w:divsChild>
        <w:div w:id="1395666651">
          <w:marLeft w:val="547"/>
          <w:marRight w:val="0"/>
          <w:marTop w:val="0"/>
          <w:marBottom w:val="0"/>
          <w:divBdr>
            <w:top w:val="none" w:sz="0" w:space="0" w:color="auto"/>
            <w:left w:val="none" w:sz="0" w:space="0" w:color="auto"/>
            <w:bottom w:val="none" w:sz="0" w:space="0" w:color="auto"/>
            <w:right w:val="none" w:sz="0" w:space="0" w:color="auto"/>
          </w:divBdr>
        </w:div>
        <w:div w:id="220754120">
          <w:marLeft w:val="547"/>
          <w:marRight w:val="0"/>
          <w:marTop w:val="0"/>
          <w:marBottom w:val="0"/>
          <w:divBdr>
            <w:top w:val="none" w:sz="0" w:space="0" w:color="auto"/>
            <w:left w:val="none" w:sz="0" w:space="0" w:color="auto"/>
            <w:bottom w:val="none" w:sz="0" w:space="0" w:color="auto"/>
            <w:right w:val="none" w:sz="0" w:space="0" w:color="auto"/>
          </w:divBdr>
        </w:div>
        <w:div w:id="2129466599">
          <w:marLeft w:val="547"/>
          <w:marRight w:val="0"/>
          <w:marTop w:val="0"/>
          <w:marBottom w:val="0"/>
          <w:divBdr>
            <w:top w:val="none" w:sz="0" w:space="0" w:color="auto"/>
            <w:left w:val="none" w:sz="0" w:space="0" w:color="auto"/>
            <w:bottom w:val="none" w:sz="0" w:space="0" w:color="auto"/>
            <w:right w:val="none" w:sz="0" w:space="0" w:color="auto"/>
          </w:divBdr>
        </w:div>
        <w:div w:id="631400381">
          <w:marLeft w:val="547"/>
          <w:marRight w:val="0"/>
          <w:marTop w:val="0"/>
          <w:marBottom w:val="0"/>
          <w:divBdr>
            <w:top w:val="none" w:sz="0" w:space="0" w:color="auto"/>
            <w:left w:val="none" w:sz="0" w:space="0" w:color="auto"/>
            <w:bottom w:val="none" w:sz="0" w:space="0" w:color="auto"/>
            <w:right w:val="none" w:sz="0" w:space="0" w:color="auto"/>
          </w:divBdr>
        </w:div>
      </w:divsChild>
    </w:div>
    <w:div w:id="186235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q.opengenus.org/inception-v3-model-architecture/"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towardsdatascience.com/a-guide-to-image-captioning-e9fd5517f3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cs.stanford.edu/people/karpathy/cvpr2015.pdf"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journalofbigdata.springeropen.com/articles/10.1186/s40537-022-00571-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searchgate.net/profile/Timea-Bezdan/publication/333242381/figure/fig2/AS:760979981860866@1558443174380/VGGNet-architecture-19.pp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aperswithcode.com/task/image-captioning" TargetMode="External"/><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637B6-8FB6-4BDF-9C73-F7DD6664A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17</Pages>
  <Words>2550</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17057</CharactersWithSpaces>
  <SharedDoc>false</SharedDoc>
  <HLinks>
    <vt:vector size="144" baseType="variant">
      <vt:variant>
        <vt:i4>1900634</vt:i4>
      </vt:variant>
      <vt:variant>
        <vt:i4>144</vt:i4>
      </vt:variant>
      <vt:variant>
        <vt:i4>0</vt:i4>
      </vt:variant>
      <vt:variant>
        <vt:i4>5</vt:i4>
      </vt:variant>
      <vt:variant>
        <vt:lpwstr>https://journalofbigdata.springeropen.com/articles/10.1186/s40537-022-00571-w</vt:lpwstr>
      </vt:variant>
      <vt:variant>
        <vt:lpwstr/>
      </vt:variant>
      <vt:variant>
        <vt:i4>1572933</vt:i4>
      </vt:variant>
      <vt:variant>
        <vt:i4>141</vt:i4>
      </vt:variant>
      <vt:variant>
        <vt:i4>0</vt:i4>
      </vt:variant>
      <vt:variant>
        <vt:i4>5</vt:i4>
      </vt:variant>
      <vt:variant>
        <vt:lpwstr>https://paperswithcode.com/task/image-captioning</vt:lpwstr>
      </vt:variant>
      <vt:variant>
        <vt:lpwstr/>
      </vt:variant>
      <vt:variant>
        <vt:i4>2097249</vt:i4>
      </vt:variant>
      <vt:variant>
        <vt:i4>138</vt:i4>
      </vt:variant>
      <vt:variant>
        <vt:i4>0</vt:i4>
      </vt:variant>
      <vt:variant>
        <vt:i4>5</vt:i4>
      </vt:variant>
      <vt:variant>
        <vt:lpwstr>https://towardsdatascience.com/a-guide-to-image-captioning-e9fd5517f350</vt:lpwstr>
      </vt:variant>
      <vt:variant>
        <vt:lpwstr/>
      </vt:variant>
      <vt:variant>
        <vt:i4>5832726</vt:i4>
      </vt:variant>
      <vt:variant>
        <vt:i4>135</vt:i4>
      </vt:variant>
      <vt:variant>
        <vt:i4>0</vt:i4>
      </vt:variant>
      <vt:variant>
        <vt:i4>5</vt:i4>
      </vt:variant>
      <vt:variant>
        <vt:lpwstr>https://cs.stanford.edu/people/karpathy/cvpr2015.pdf</vt:lpwstr>
      </vt:variant>
      <vt:variant>
        <vt:lpwstr/>
      </vt:variant>
      <vt:variant>
        <vt:i4>262169</vt:i4>
      </vt:variant>
      <vt:variant>
        <vt:i4>126</vt:i4>
      </vt:variant>
      <vt:variant>
        <vt:i4>0</vt:i4>
      </vt:variant>
      <vt:variant>
        <vt:i4>5</vt:i4>
      </vt:variant>
      <vt:variant>
        <vt:lpwstr>https://iq.opengenus.org/inception-v3-model-architecture/</vt:lpwstr>
      </vt:variant>
      <vt:variant>
        <vt:lpwstr/>
      </vt:variant>
      <vt:variant>
        <vt:i4>2293776</vt:i4>
      </vt:variant>
      <vt:variant>
        <vt:i4>114</vt:i4>
      </vt:variant>
      <vt:variant>
        <vt:i4>0</vt:i4>
      </vt:variant>
      <vt:variant>
        <vt:i4>5</vt:i4>
      </vt:variant>
      <vt:variant>
        <vt:lpwstr>https://www.researchgate.net/profile/Timea-Bezdan/publication/333242381/figure/fig2/AS:760979981860866@1558443174380/VGGNet-architecture-19.ppm</vt:lpwstr>
      </vt:variant>
      <vt:variant>
        <vt:lpwstr/>
      </vt:variant>
      <vt:variant>
        <vt:i4>1835056</vt:i4>
      </vt:variant>
      <vt:variant>
        <vt:i4>104</vt:i4>
      </vt:variant>
      <vt:variant>
        <vt:i4>0</vt:i4>
      </vt:variant>
      <vt:variant>
        <vt:i4>5</vt:i4>
      </vt:variant>
      <vt:variant>
        <vt:lpwstr/>
      </vt:variant>
      <vt:variant>
        <vt:lpwstr>_Toc143463487</vt:lpwstr>
      </vt:variant>
      <vt:variant>
        <vt:i4>1835056</vt:i4>
      </vt:variant>
      <vt:variant>
        <vt:i4>98</vt:i4>
      </vt:variant>
      <vt:variant>
        <vt:i4>0</vt:i4>
      </vt:variant>
      <vt:variant>
        <vt:i4>5</vt:i4>
      </vt:variant>
      <vt:variant>
        <vt:lpwstr/>
      </vt:variant>
      <vt:variant>
        <vt:lpwstr>_Toc143463486</vt:lpwstr>
      </vt:variant>
      <vt:variant>
        <vt:i4>1835056</vt:i4>
      </vt:variant>
      <vt:variant>
        <vt:i4>92</vt:i4>
      </vt:variant>
      <vt:variant>
        <vt:i4>0</vt:i4>
      </vt:variant>
      <vt:variant>
        <vt:i4>5</vt:i4>
      </vt:variant>
      <vt:variant>
        <vt:lpwstr/>
      </vt:variant>
      <vt:variant>
        <vt:lpwstr>_Toc143463485</vt:lpwstr>
      </vt:variant>
      <vt:variant>
        <vt:i4>1835056</vt:i4>
      </vt:variant>
      <vt:variant>
        <vt:i4>86</vt:i4>
      </vt:variant>
      <vt:variant>
        <vt:i4>0</vt:i4>
      </vt:variant>
      <vt:variant>
        <vt:i4>5</vt:i4>
      </vt:variant>
      <vt:variant>
        <vt:lpwstr/>
      </vt:variant>
      <vt:variant>
        <vt:lpwstr>_Toc143463484</vt:lpwstr>
      </vt:variant>
      <vt:variant>
        <vt:i4>1835056</vt:i4>
      </vt:variant>
      <vt:variant>
        <vt:i4>80</vt:i4>
      </vt:variant>
      <vt:variant>
        <vt:i4>0</vt:i4>
      </vt:variant>
      <vt:variant>
        <vt:i4>5</vt:i4>
      </vt:variant>
      <vt:variant>
        <vt:lpwstr/>
      </vt:variant>
      <vt:variant>
        <vt:lpwstr>_Toc143463483</vt:lpwstr>
      </vt:variant>
      <vt:variant>
        <vt:i4>1835056</vt:i4>
      </vt:variant>
      <vt:variant>
        <vt:i4>74</vt:i4>
      </vt:variant>
      <vt:variant>
        <vt:i4>0</vt:i4>
      </vt:variant>
      <vt:variant>
        <vt:i4>5</vt:i4>
      </vt:variant>
      <vt:variant>
        <vt:lpwstr/>
      </vt:variant>
      <vt:variant>
        <vt:lpwstr>_Toc143463482</vt:lpwstr>
      </vt:variant>
      <vt:variant>
        <vt:i4>1835056</vt:i4>
      </vt:variant>
      <vt:variant>
        <vt:i4>68</vt:i4>
      </vt:variant>
      <vt:variant>
        <vt:i4>0</vt:i4>
      </vt:variant>
      <vt:variant>
        <vt:i4>5</vt:i4>
      </vt:variant>
      <vt:variant>
        <vt:lpwstr/>
      </vt:variant>
      <vt:variant>
        <vt:lpwstr>_Toc143463481</vt:lpwstr>
      </vt:variant>
      <vt:variant>
        <vt:i4>1835056</vt:i4>
      </vt:variant>
      <vt:variant>
        <vt:i4>62</vt:i4>
      </vt:variant>
      <vt:variant>
        <vt:i4>0</vt:i4>
      </vt:variant>
      <vt:variant>
        <vt:i4>5</vt:i4>
      </vt:variant>
      <vt:variant>
        <vt:lpwstr/>
      </vt:variant>
      <vt:variant>
        <vt:lpwstr>_Toc143463480</vt:lpwstr>
      </vt:variant>
      <vt:variant>
        <vt:i4>1245232</vt:i4>
      </vt:variant>
      <vt:variant>
        <vt:i4>56</vt:i4>
      </vt:variant>
      <vt:variant>
        <vt:i4>0</vt:i4>
      </vt:variant>
      <vt:variant>
        <vt:i4>5</vt:i4>
      </vt:variant>
      <vt:variant>
        <vt:lpwstr/>
      </vt:variant>
      <vt:variant>
        <vt:lpwstr>_Toc143463479</vt:lpwstr>
      </vt:variant>
      <vt:variant>
        <vt:i4>1245232</vt:i4>
      </vt:variant>
      <vt:variant>
        <vt:i4>50</vt:i4>
      </vt:variant>
      <vt:variant>
        <vt:i4>0</vt:i4>
      </vt:variant>
      <vt:variant>
        <vt:i4>5</vt:i4>
      </vt:variant>
      <vt:variant>
        <vt:lpwstr/>
      </vt:variant>
      <vt:variant>
        <vt:lpwstr>_Toc143463478</vt:lpwstr>
      </vt:variant>
      <vt:variant>
        <vt:i4>1245232</vt:i4>
      </vt:variant>
      <vt:variant>
        <vt:i4>44</vt:i4>
      </vt:variant>
      <vt:variant>
        <vt:i4>0</vt:i4>
      </vt:variant>
      <vt:variant>
        <vt:i4>5</vt:i4>
      </vt:variant>
      <vt:variant>
        <vt:lpwstr/>
      </vt:variant>
      <vt:variant>
        <vt:lpwstr>_Toc143463477</vt:lpwstr>
      </vt:variant>
      <vt:variant>
        <vt:i4>1245232</vt:i4>
      </vt:variant>
      <vt:variant>
        <vt:i4>38</vt:i4>
      </vt:variant>
      <vt:variant>
        <vt:i4>0</vt:i4>
      </vt:variant>
      <vt:variant>
        <vt:i4>5</vt:i4>
      </vt:variant>
      <vt:variant>
        <vt:lpwstr/>
      </vt:variant>
      <vt:variant>
        <vt:lpwstr>_Toc143463476</vt:lpwstr>
      </vt:variant>
      <vt:variant>
        <vt:i4>1245232</vt:i4>
      </vt:variant>
      <vt:variant>
        <vt:i4>32</vt:i4>
      </vt:variant>
      <vt:variant>
        <vt:i4>0</vt:i4>
      </vt:variant>
      <vt:variant>
        <vt:i4>5</vt:i4>
      </vt:variant>
      <vt:variant>
        <vt:lpwstr/>
      </vt:variant>
      <vt:variant>
        <vt:lpwstr>_Toc143463475</vt:lpwstr>
      </vt:variant>
      <vt:variant>
        <vt:i4>1245232</vt:i4>
      </vt:variant>
      <vt:variant>
        <vt:i4>26</vt:i4>
      </vt:variant>
      <vt:variant>
        <vt:i4>0</vt:i4>
      </vt:variant>
      <vt:variant>
        <vt:i4>5</vt:i4>
      </vt:variant>
      <vt:variant>
        <vt:lpwstr/>
      </vt:variant>
      <vt:variant>
        <vt:lpwstr>_Toc143463474</vt:lpwstr>
      </vt:variant>
      <vt:variant>
        <vt:i4>1245232</vt:i4>
      </vt:variant>
      <vt:variant>
        <vt:i4>20</vt:i4>
      </vt:variant>
      <vt:variant>
        <vt:i4>0</vt:i4>
      </vt:variant>
      <vt:variant>
        <vt:i4>5</vt:i4>
      </vt:variant>
      <vt:variant>
        <vt:lpwstr/>
      </vt:variant>
      <vt:variant>
        <vt:lpwstr>_Toc143463473</vt:lpwstr>
      </vt:variant>
      <vt:variant>
        <vt:i4>1245232</vt:i4>
      </vt:variant>
      <vt:variant>
        <vt:i4>14</vt:i4>
      </vt:variant>
      <vt:variant>
        <vt:i4>0</vt:i4>
      </vt:variant>
      <vt:variant>
        <vt:i4>5</vt:i4>
      </vt:variant>
      <vt:variant>
        <vt:lpwstr/>
      </vt:variant>
      <vt:variant>
        <vt:lpwstr>_Toc143463472</vt:lpwstr>
      </vt:variant>
      <vt:variant>
        <vt:i4>1245232</vt:i4>
      </vt:variant>
      <vt:variant>
        <vt:i4>8</vt:i4>
      </vt:variant>
      <vt:variant>
        <vt:i4>0</vt:i4>
      </vt:variant>
      <vt:variant>
        <vt:i4>5</vt:i4>
      </vt:variant>
      <vt:variant>
        <vt:lpwstr/>
      </vt:variant>
      <vt:variant>
        <vt:lpwstr>_Toc143463471</vt:lpwstr>
      </vt:variant>
      <vt:variant>
        <vt:i4>1245232</vt:i4>
      </vt:variant>
      <vt:variant>
        <vt:i4>2</vt:i4>
      </vt:variant>
      <vt:variant>
        <vt:i4>0</vt:i4>
      </vt:variant>
      <vt:variant>
        <vt:i4>5</vt:i4>
      </vt:variant>
      <vt:variant>
        <vt:lpwstr/>
      </vt:variant>
      <vt:variant>
        <vt:lpwstr>_Toc143463470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Singh</dc:creator>
  <cp:keywords/>
  <cp:lastModifiedBy>Raheem Baig</cp:lastModifiedBy>
  <cp:revision>26</cp:revision>
  <cp:lastPrinted>1601-01-01T00:00:00Z</cp:lastPrinted>
  <dcterms:created xsi:type="dcterms:W3CDTF">2023-08-20T17:17:00Z</dcterms:created>
  <dcterms:modified xsi:type="dcterms:W3CDTF">2023-08-20T18:42:00Z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3bc8c096a85385b8445a5c54443ee9d6b2f03902274a867aaee16f5251a00b02</vt:lpwstr>
  </property>
</Properties>
</file>